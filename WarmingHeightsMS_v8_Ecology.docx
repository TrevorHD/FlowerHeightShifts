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21ADB" w14:textId="65AABB29"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Journal name</w:t>
      </w:r>
    </w:p>
    <w:p w14:paraId="61DAF407" w14:textId="696FF1EB" w:rsidR="008313D9" w:rsidRPr="00B65D15" w:rsidRDefault="008313D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Ecology</w:t>
      </w:r>
    </w:p>
    <w:p w14:paraId="06A0A748" w14:textId="1CBD116B" w:rsidR="008313D9" w:rsidRPr="00B65D15" w:rsidRDefault="008313D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Manuscript type</w:t>
      </w:r>
    </w:p>
    <w:p w14:paraId="1C51EC6C" w14:textId="3AD4F60A" w:rsidR="008313D9" w:rsidRPr="00B65D15" w:rsidRDefault="008313D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Article</w:t>
      </w:r>
    </w:p>
    <w:p w14:paraId="363D5C74" w14:textId="7464E7EB"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Title</w:t>
      </w:r>
    </w:p>
    <w:p w14:paraId="75D2FED7" w14:textId="591B5941" w:rsidR="00E43B39" w:rsidRPr="00B65D15" w:rsidRDefault="008313D9" w:rsidP="00400543">
      <w:pPr>
        <w:spacing w:after="120" w:line="480" w:lineRule="auto"/>
        <w:rPr>
          <w:rFonts w:ascii="Times New Roman" w:hAnsi="Times New Roman" w:cs="Times New Roman"/>
          <w:sz w:val="24"/>
          <w:szCs w:val="24"/>
          <w:lang w:val="en-US"/>
        </w:rPr>
      </w:pPr>
      <w:bookmarkStart w:id="0" w:name="_Hlk113472384"/>
      <w:r w:rsidRPr="00B65D15">
        <w:rPr>
          <w:rFonts w:ascii="Times New Roman" w:hAnsi="Times New Roman" w:cs="Times New Roman"/>
          <w:sz w:val="24"/>
          <w:szCs w:val="24"/>
          <w:lang w:val="en-US"/>
        </w:rPr>
        <w:t>Elevated</w:t>
      </w:r>
      <w:r w:rsidR="00E43B39" w:rsidRPr="00B65D15">
        <w:rPr>
          <w:rFonts w:ascii="Times New Roman" w:hAnsi="Times New Roman" w:cs="Times New Roman"/>
          <w:sz w:val="24"/>
          <w:szCs w:val="24"/>
          <w:lang w:val="en-US"/>
        </w:rPr>
        <w:t xml:space="preserve"> temperatures shift flower head height distributions and seed dispersal patterns in two invasive thistle </w:t>
      </w:r>
      <w:proofErr w:type="gramStart"/>
      <w:r w:rsidR="00E43B39" w:rsidRPr="00B65D15">
        <w:rPr>
          <w:rFonts w:ascii="Times New Roman" w:hAnsi="Times New Roman" w:cs="Times New Roman"/>
          <w:sz w:val="24"/>
          <w:szCs w:val="24"/>
          <w:lang w:val="en-US"/>
        </w:rPr>
        <w:t>species</w:t>
      </w:r>
      <w:proofErr w:type="gramEnd"/>
    </w:p>
    <w:bookmarkEnd w:id="0"/>
    <w:p w14:paraId="3A877338"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Authors</w:t>
      </w:r>
    </w:p>
    <w:p w14:paraId="59B5B3F4" w14:textId="3031471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Trevor Drees</w:t>
      </w:r>
      <w:r w:rsidRPr="00B65D15">
        <w:rPr>
          <w:rFonts w:ascii="Times New Roman" w:hAnsi="Times New Roman" w:cs="Times New Roman"/>
          <w:sz w:val="24"/>
          <w:szCs w:val="24"/>
          <w:vertAlign w:val="superscript"/>
          <w:lang w:val="en-US"/>
        </w:rPr>
        <w:t>1</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Katriona</w:t>
      </w:r>
      <w:proofErr w:type="spellEnd"/>
      <w:r w:rsidRPr="00B65D15">
        <w:rPr>
          <w:rFonts w:ascii="Times New Roman" w:hAnsi="Times New Roman" w:cs="Times New Roman"/>
          <w:sz w:val="24"/>
          <w:szCs w:val="24"/>
          <w:lang w:val="en-US"/>
        </w:rPr>
        <w:t xml:space="preserve"> Shea</w:t>
      </w:r>
      <w:r w:rsidRPr="00B65D15">
        <w:rPr>
          <w:rFonts w:ascii="Times New Roman" w:hAnsi="Times New Roman" w:cs="Times New Roman"/>
          <w:sz w:val="24"/>
          <w:szCs w:val="24"/>
          <w:vertAlign w:val="superscript"/>
          <w:lang w:val="en-US"/>
        </w:rPr>
        <w:t>1</w:t>
      </w:r>
    </w:p>
    <w:p w14:paraId="33B95A7D" w14:textId="5935A38F"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Author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ffiliations</w:t>
      </w:r>
    </w:p>
    <w:p w14:paraId="62215418" w14:textId="2A3CD277" w:rsidR="009A40D2" w:rsidRPr="00B65D15" w:rsidRDefault="009A40D2" w:rsidP="009A40D2">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vertAlign w:val="superscript"/>
          <w:lang w:val="en-US"/>
        </w:rPr>
        <w:t>1</w:t>
      </w:r>
      <w:r w:rsidR="00E43B39" w:rsidRPr="00B65D15">
        <w:rPr>
          <w:rFonts w:ascii="Times New Roman" w:hAnsi="Times New Roman" w:cs="Times New Roman"/>
          <w:sz w:val="24"/>
          <w:szCs w:val="24"/>
          <w:lang w:val="en-US"/>
        </w:rPr>
        <w:t>Department of Biology and IGDP in Ecology, The Pennsylvania State University</w:t>
      </w:r>
    </w:p>
    <w:p w14:paraId="3EBB7E87" w14:textId="2795FD49" w:rsidR="00E43B39" w:rsidRDefault="009A40D2" w:rsidP="009A40D2">
      <w:pPr>
        <w:spacing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208 Mueller Laboratory, University Park, Pennsylvania 16802 USA</w:t>
      </w:r>
    </w:p>
    <w:p w14:paraId="6437C595" w14:textId="77777777" w:rsidR="00E35790" w:rsidRPr="00B65D15" w:rsidRDefault="00E35790" w:rsidP="00E35790">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Corresponding author</w:t>
      </w:r>
    </w:p>
    <w:p w14:paraId="40229430" w14:textId="33D4AB48" w:rsidR="00E35790" w:rsidRPr="00B65D15" w:rsidRDefault="00E35790" w:rsidP="00E35790">
      <w:pPr>
        <w:spacing w:after="120" w:line="480" w:lineRule="auto"/>
        <w:rPr>
          <w:rFonts w:ascii="Times New Roman" w:hAnsi="Times New Roman" w:cs="Times New Roman"/>
          <w:color w:val="FF0000"/>
          <w:sz w:val="24"/>
          <w:szCs w:val="24"/>
          <w:lang w:val="en-US"/>
        </w:rPr>
      </w:pPr>
      <w:r w:rsidRPr="00B65D15">
        <w:rPr>
          <w:rFonts w:ascii="Times New Roman" w:hAnsi="Times New Roman" w:cs="Times New Roman"/>
          <w:sz w:val="24"/>
          <w:szCs w:val="24"/>
          <w:lang w:val="en-US"/>
        </w:rPr>
        <w:t>Trevor Drees (thd5066@psu.edu)</w:t>
      </w:r>
    </w:p>
    <w:p w14:paraId="78DB47B7" w14:textId="5F4B4D54" w:rsidR="00E041CB" w:rsidRPr="00B65D15" w:rsidRDefault="00E041CB" w:rsidP="009A40D2">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Data </w:t>
      </w:r>
      <w:r w:rsidR="00425A2B" w:rsidRPr="00B65D15">
        <w:rPr>
          <w:rFonts w:ascii="Times New Roman" w:hAnsi="Times New Roman" w:cs="Times New Roman"/>
          <w:b/>
          <w:bCs/>
          <w:sz w:val="24"/>
          <w:szCs w:val="24"/>
          <w:lang w:val="en-US"/>
        </w:rPr>
        <w:t>a</w:t>
      </w:r>
      <w:r w:rsidRPr="00B65D15">
        <w:rPr>
          <w:rFonts w:ascii="Times New Roman" w:hAnsi="Times New Roman" w:cs="Times New Roman"/>
          <w:b/>
          <w:bCs/>
          <w:sz w:val="24"/>
          <w:szCs w:val="24"/>
          <w:lang w:val="en-US"/>
        </w:rPr>
        <w:t>ccessibility</w:t>
      </w:r>
    </w:p>
    <w:p w14:paraId="0BDFE698" w14:textId="634F24F5" w:rsidR="00E041CB" w:rsidRPr="00B65D15" w:rsidRDefault="00E041CB"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data and code are on GitHub at </w:t>
      </w:r>
      <w:hyperlink r:id="rId8" w:history="1">
        <w:r w:rsidRPr="00B65D15">
          <w:rPr>
            <w:rStyle w:val="Hyperlink"/>
            <w:rFonts w:ascii="Times New Roman" w:hAnsi="Times New Roman" w:cs="Times New Roman"/>
            <w:sz w:val="24"/>
            <w:szCs w:val="24"/>
            <w:lang w:val="en-US"/>
          </w:rPr>
          <w:t>https://github.com/TrevorHD/FlowerHeightShifts</w:t>
        </w:r>
      </w:hyperlink>
      <w:r w:rsidRPr="00B65D15">
        <w:rPr>
          <w:rFonts w:ascii="Times New Roman" w:hAnsi="Times New Roman" w:cs="Times New Roman"/>
          <w:sz w:val="24"/>
          <w:szCs w:val="24"/>
          <w:lang w:val="en-US"/>
        </w:rPr>
        <w:t xml:space="preserve"> and will be made public upon acceptance for publication.</w:t>
      </w:r>
    </w:p>
    <w:p w14:paraId="39F1D317" w14:textId="1DC14399"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Key </w:t>
      </w:r>
      <w:r w:rsidR="00425A2B" w:rsidRPr="00B65D15">
        <w:rPr>
          <w:rFonts w:ascii="Times New Roman" w:hAnsi="Times New Roman" w:cs="Times New Roman"/>
          <w:b/>
          <w:bCs/>
          <w:sz w:val="24"/>
          <w:szCs w:val="24"/>
          <w:lang w:val="en-US"/>
        </w:rPr>
        <w:t>w</w:t>
      </w:r>
      <w:r w:rsidRPr="00B65D15">
        <w:rPr>
          <w:rFonts w:ascii="Times New Roman" w:hAnsi="Times New Roman" w:cs="Times New Roman"/>
          <w:b/>
          <w:bCs/>
          <w:sz w:val="24"/>
          <w:szCs w:val="24"/>
          <w:lang w:val="en-US"/>
        </w:rPr>
        <w:t>ords</w:t>
      </w:r>
    </w:p>
    <w:p w14:paraId="721911F3" w14:textId="6771ABC8" w:rsidR="00154E00" w:rsidRPr="00B65D15" w:rsidRDefault="00B317DF"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climate change; </w:t>
      </w:r>
      <w:r w:rsidR="008313D9" w:rsidRPr="00B65D15">
        <w:rPr>
          <w:rFonts w:ascii="Times New Roman" w:hAnsi="Times New Roman" w:cs="Times New Roman"/>
          <w:sz w:val="24"/>
          <w:szCs w:val="24"/>
          <w:lang w:val="en-US"/>
        </w:rPr>
        <w:t xml:space="preserve">dispersal kernel; </w:t>
      </w:r>
      <w:r w:rsidR="00E43B39" w:rsidRPr="00B65D15">
        <w:rPr>
          <w:rFonts w:ascii="Times New Roman" w:hAnsi="Times New Roman" w:cs="Times New Roman"/>
          <w:sz w:val="24"/>
          <w:szCs w:val="24"/>
          <w:lang w:val="en-US"/>
        </w:rPr>
        <w:t xml:space="preserve">invasive species; weed; wind dispersal </w:t>
      </w:r>
      <w:r w:rsidR="00154E00" w:rsidRPr="00B65D15">
        <w:rPr>
          <w:rFonts w:ascii="Times New Roman" w:hAnsi="Times New Roman" w:cs="Times New Roman"/>
          <w:b/>
          <w:bCs/>
          <w:sz w:val="24"/>
          <w:szCs w:val="24"/>
          <w:lang w:val="en-US"/>
        </w:rPr>
        <w:br w:type="page"/>
      </w:r>
    </w:p>
    <w:p w14:paraId="142C7CEE" w14:textId="1F1B36FC"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Abstract</w:t>
      </w:r>
    </w:p>
    <w:p w14:paraId="09C170D5" w14:textId="42C93A9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Climate change may</w:t>
      </w:r>
      <w:ins w:id="1" w:author="Drees, Trevor" w:date="2023-04-10T19:27:00Z">
        <w:r w:rsidR="00DB1B4C">
          <w:rPr>
            <w:rFonts w:ascii="Times New Roman" w:hAnsi="Times New Roman" w:cs="Times New Roman"/>
            <w:sz w:val="24"/>
            <w:szCs w:val="24"/>
            <w:lang w:val="en-US"/>
          </w:rPr>
          <w:t xml:space="preserve"> significantly</w:t>
        </w:r>
      </w:ins>
      <w:r w:rsidRPr="00B65D15">
        <w:rPr>
          <w:rFonts w:ascii="Times New Roman" w:hAnsi="Times New Roman" w:cs="Times New Roman"/>
          <w:sz w:val="24"/>
          <w:szCs w:val="24"/>
          <w:lang w:val="en-US"/>
        </w:rPr>
        <w:t xml:space="preserve"> alter how organisms disperse</w:t>
      </w:r>
      <w:r w:rsidR="00440DD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with </w:t>
      </w:r>
      <w:del w:id="2" w:author="Drees, Trevor" w:date="2023-04-09T11:16:00Z">
        <w:r w:rsidRPr="00B65D15" w:rsidDel="006361BE">
          <w:rPr>
            <w:rFonts w:ascii="Times New Roman" w:hAnsi="Times New Roman" w:cs="Times New Roman"/>
            <w:sz w:val="24"/>
            <w:szCs w:val="24"/>
            <w:lang w:val="en-US"/>
          </w:rPr>
          <w:delText xml:space="preserve">important </w:delText>
        </w:r>
      </w:del>
      <w:r w:rsidRPr="00B65D15">
        <w:rPr>
          <w:rFonts w:ascii="Times New Roman" w:hAnsi="Times New Roman" w:cs="Times New Roman"/>
          <w:sz w:val="24"/>
          <w:szCs w:val="24"/>
          <w:lang w:val="en-US"/>
        </w:rPr>
        <w:t xml:space="preserve">implications for models of population spread and species management. Wind dispersed plants have emerged as a useful study system for investigating effects of climate change on dispersal, but while many previous studies </w:t>
      </w:r>
      <w:del w:id="3" w:author="Drees, Trevor" w:date="2023-04-09T12:32:00Z">
        <w:r w:rsidRPr="00B65D15" w:rsidDel="00BE3B5A">
          <w:rPr>
            <w:rFonts w:ascii="Times New Roman" w:hAnsi="Times New Roman" w:cs="Times New Roman"/>
            <w:sz w:val="24"/>
            <w:szCs w:val="24"/>
            <w:lang w:val="en-US"/>
          </w:rPr>
          <w:delText xml:space="preserve">in such systems </w:delText>
        </w:r>
      </w:del>
      <w:r w:rsidRPr="00B65D15">
        <w:rPr>
          <w:rFonts w:ascii="Times New Roman" w:hAnsi="Times New Roman" w:cs="Times New Roman"/>
          <w:sz w:val="24"/>
          <w:szCs w:val="24"/>
          <w:lang w:val="en-US"/>
        </w:rPr>
        <w:t xml:space="preserve">have successfully </w:t>
      </w:r>
      <w:del w:id="4" w:author="Drees, Trevor" w:date="2023-04-09T12:25:00Z">
        <w:r w:rsidRPr="00B65D15" w:rsidDel="00451878">
          <w:rPr>
            <w:rFonts w:ascii="Times New Roman" w:hAnsi="Times New Roman" w:cs="Times New Roman"/>
            <w:sz w:val="24"/>
            <w:szCs w:val="24"/>
            <w:lang w:val="en-US"/>
          </w:rPr>
          <w:delText xml:space="preserve">quantified and </w:delText>
        </w:r>
      </w:del>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wind dispersal, </w:t>
      </w:r>
      <w:r w:rsidR="00440DD6" w:rsidRPr="00B65D15">
        <w:rPr>
          <w:rFonts w:ascii="Times New Roman" w:hAnsi="Times New Roman" w:cs="Times New Roman"/>
          <w:sz w:val="24"/>
          <w:szCs w:val="24"/>
          <w:lang w:val="en-US"/>
        </w:rPr>
        <w:t>these</w:t>
      </w:r>
      <w:r w:rsidRPr="00B65D15">
        <w:rPr>
          <w:rFonts w:ascii="Times New Roman" w:hAnsi="Times New Roman" w:cs="Times New Roman"/>
          <w:sz w:val="24"/>
          <w:szCs w:val="24"/>
          <w:lang w:val="en-US"/>
        </w:rPr>
        <w:t xml:space="preserve"> models often assume that propagules are released from a single point on an individual. This simplifying assumption, while useful, has the potential to over- or under-estimate dispersal</w:t>
      </w:r>
      <w:ins w:id="5" w:author="Drees, Trevor" w:date="2023-04-10T19:27:00Z">
        <w:r w:rsidR="00DB1B4C">
          <w:rPr>
            <w:rFonts w:ascii="Times New Roman" w:hAnsi="Times New Roman" w:cs="Times New Roman"/>
            <w:sz w:val="24"/>
            <w:szCs w:val="24"/>
            <w:lang w:val="en-US"/>
          </w:rPr>
          <w:t xml:space="preserve"> depending on plant morphology</w:t>
        </w:r>
      </w:ins>
      <w:del w:id="6" w:author="Drees, Trevor" w:date="2023-04-09T11:17:00Z">
        <w:r w:rsidRPr="00B65D15" w:rsidDel="006361BE">
          <w:rPr>
            <w:rFonts w:ascii="Times New Roman" w:hAnsi="Times New Roman" w:cs="Times New Roman"/>
            <w:sz w:val="24"/>
            <w:szCs w:val="24"/>
            <w:lang w:val="en-US"/>
          </w:rPr>
          <w:delText xml:space="preserve"> depending on plant morphology</w:delText>
        </w:r>
      </w:del>
      <w:r w:rsidRPr="00B65D15">
        <w:rPr>
          <w:rFonts w:ascii="Times New Roman" w:hAnsi="Times New Roman" w:cs="Times New Roman"/>
          <w:sz w:val="24"/>
          <w:szCs w:val="24"/>
          <w:lang w:val="en-US"/>
        </w:rPr>
        <w:t>. Here, we investigate the effects of climate change on dispersal</w:t>
      </w:r>
      <w:ins w:id="7" w:author="Drees, Trevor" w:date="2023-04-09T11:17:00Z">
        <w:r w:rsidR="006361BE">
          <w:rPr>
            <w:rFonts w:ascii="Times New Roman" w:hAnsi="Times New Roman" w:cs="Times New Roman"/>
            <w:sz w:val="24"/>
            <w:szCs w:val="24"/>
            <w:lang w:val="en-US"/>
          </w:rPr>
          <w:t xml:space="preserve"> distances</w:t>
        </w:r>
      </w:ins>
      <w:ins w:id="8" w:author="Drees, Trevor" w:date="2023-04-09T11:11:00Z">
        <w:r w:rsidR="006361BE">
          <w:rPr>
            <w:rFonts w:ascii="Times New Roman" w:hAnsi="Times New Roman" w:cs="Times New Roman"/>
            <w:sz w:val="24"/>
            <w:szCs w:val="24"/>
            <w:lang w:val="en-US"/>
          </w:rPr>
          <w:t xml:space="preserve"> and </w:t>
        </w:r>
      </w:ins>
      <w:ins w:id="9" w:author="Drees, Trevor" w:date="2023-04-09T12:26:00Z">
        <w:r w:rsidR="00451878">
          <w:rPr>
            <w:rFonts w:ascii="Times New Roman" w:hAnsi="Times New Roman" w:cs="Times New Roman"/>
            <w:sz w:val="24"/>
            <w:szCs w:val="24"/>
            <w:lang w:val="en-US"/>
          </w:rPr>
          <w:t>spread</w:t>
        </w:r>
      </w:ins>
      <w:ins w:id="10" w:author="Drees, Trevor" w:date="2023-04-09T11:11:00Z">
        <w:r w:rsidR="006361BE">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examining how </w:t>
      </w:r>
      <w:del w:id="11" w:author="Drees, Trevor" w:date="2023-04-09T11:11:00Z">
        <w:r w:rsidRPr="00B65D15" w:rsidDel="006361BE">
          <w:rPr>
            <w:rFonts w:ascii="Times New Roman" w:hAnsi="Times New Roman" w:cs="Times New Roman"/>
            <w:sz w:val="24"/>
            <w:szCs w:val="24"/>
            <w:lang w:val="en-US"/>
          </w:rPr>
          <w:delText>projected dispersal patterns change</w:delText>
        </w:r>
      </w:del>
      <w:ins w:id="12" w:author="Drees, Trevor" w:date="2023-04-09T11:11:00Z">
        <w:r w:rsidR="006361BE">
          <w:rPr>
            <w:rFonts w:ascii="Times New Roman" w:hAnsi="Times New Roman" w:cs="Times New Roman"/>
            <w:sz w:val="24"/>
            <w:szCs w:val="24"/>
            <w:lang w:val="en-US"/>
          </w:rPr>
          <w:t>these</w:t>
        </w:r>
      </w:ins>
      <w:ins w:id="13" w:author="Drees, Trevor" w:date="2023-04-09T11:17:00Z">
        <w:r w:rsidR="006361BE">
          <w:rPr>
            <w:rFonts w:ascii="Times New Roman" w:hAnsi="Times New Roman" w:cs="Times New Roman"/>
            <w:sz w:val="24"/>
            <w:szCs w:val="24"/>
            <w:lang w:val="en-US"/>
          </w:rPr>
          <w:t xml:space="preserve"> quantities</w:t>
        </w:r>
      </w:ins>
      <w:ins w:id="14" w:author="Drees, Trevor" w:date="2023-04-09T11:11:00Z">
        <w:r w:rsidR="006361BE">
          <w:rPr>
            <w:rFonts w:ascii="Times New Roman" w:hAnsi="Times New Roman" w:cs="Times New Roman"/>
            <w:sz w:val="24"/>
            <w:szCs w:val="24"/>
            <w:lang w:val="en-US"/>
          </w:rPr>
          <w:t xml:space="preserve"> shift</w:t>
        </w:r>
      </w:ins>
      <w:r w:rsidRPr="00B65D15">
        <w:rPr>
          <w:rFonts w:ascii="Times New Roman" w:hAnsi="Times New Roman" w:cs="Times New Roman"/>
          <w:sz w:val="24"/>
          <w:szCs w:val="24"/>
          <w:lang w:val="en-US"/>
        </w:rPr>
        <w:t xml:space="preserve"> when accounting for all sources of seed release on a plant. Using the wind-dispersed invasive thistles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we quantify temperature-driven shifts in the entire distribution of flower head heights using a passive warming field experiment, and project the effects of these flower head height distribution shifts on dispersal using the Wald analytical long distance (WALD) dispersal model. We also compare dispersal distances</w:t>
      </w:r>
      <w:ins w:id="15" w:author="Drees, Trevor" w:date="2023-04-09T11:17:00Z">
        <w:r w:rsidR="006361BE">
          <w:rPr>
            <w:rFonts w:ascii="Times New Roman" w:hAnsi="Times New Roman" w:cs="Times New Roman"/>
            <w:sz w:val="24"/>
            <w:szCs w:val="24"/>
            <w:lang w:val="en-US"/>
          </w:rPr>
          <w:t xml:space="preserve"> and </w:t>
        </w:r>
      </w:ins>
      <w:ins w:id="16" w:author="Drees, Trevor" w:date="2023-04-09T11:18:00Z">
        <w:r w:rsidR="006361BE">
          <w:rPr>
            <w:rFonts w:ascii="Times New Roman" w:hAnsi="Times New Roman" w:cs="Times New Roman"/>
            <w:sz w:val="24"/>
            <w:szCs w:val="24"/>
            <w:lang w:val="en-US"/>
          </w:rPr>
          <w:t xml:space="preserve">the resulting </w:t>
        </w:r>
      </w:ins>
      <w:ins w:id="17" w:author="Drees, Trevor" w:date="2023-04-09T12:26:00Z">
        <w:r w:rsidR="00451878">
          <w:rPr>
            <w:rFonts w:ascii="Times New Roman" w:hAnsi="Times New Roman" w:cs="Times New Roman"/>
            <w:sz w:val="24"/>
            <w:szCs w:val="24"/>
            <w:lang w:val="en-US"/>
          </w:rPr>
          <w:t>spread</w:t>
        </w:r>
      </w:ins>
      <w:ins w:id="18" w:author="Drees, Trevor" w:date="2023-04-09T11:18:00Z">
        <w:r w:rsidR="006361BE">
          <w:rPr>
            <w:rFonts w:ascii="Times New Roman" w:hAnsi="Times New Roman" w:cs="Times New Roman"/>
            <w:sz w:val="24"/>
            <w:szCs w:val="24"/>
            <w:lang w:val="en-US"/>
          </w:rPr>
          <w:t xml:space="preserve"> rates</w:t>
        </w:r>
      </w:ins>
      <w:ins w:id="19" w:author="Drees, Trevor" w:date="2023-04-09T12:34:00Z">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for both warmed and ambient temperature plants</w:t>
        </w:r>
        <w:r w:rsidR="00BE3B5A">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considering the entire distribution of flower head heights </w:t>
      </w:r>
      <w:del w:id="20" w:author="Drees, Trevor" w:date="2023-04-09T12:34:00Z">
        <w:r w:rsidRPr="00B65D15" w:rsidDel="00BE3B5A">
          <w:rPr>
            <w:rFonts w:ascii="Times New Roman" w:hAnsi="Times New Roman" w:cs="Times New Roman"/>
            <w:sz w:val="24"/>
            <w:szCs w:val="24"/>
            <w:lang w:val="en-US"/>
          </w:rPr>
          <w:delText>to those</w:delText>
        </w:r>
      </w:del>
      <w:ins w:id="21" w:author="Drees, Trevor" w:date="2023-04-09T12:34:00Z">
        <w:r w:rsidR="00BE3B5A">
          <w:rPr>
            <w:rFonts w:ascii="Times New Roman" w:hAnsi="Times New Roman" w:cs="Times New Roman"/>
            <w:sz w:val="24"/>
            <w:szCs w:val="24"/>
            <w:lang w:val="en-US"/>
          </w:rPr>
          <w:t>versus</w:t>
        </w:r>
      </w:ins>
      <w:r w:rsidRPr="00B65D15">
        <w:rPr>
          <w:rFonts w:ascii="Times New Roman" w:hAnsi="Times New Roman" w:cs="Times New Roman"/>
          <w:sz w:val="24"/>
          <w:szCs w:val="24"/>
          <w:lang w:val="en-US"/>
        </w:rPr>
        <w:t xml:space="preserve"> </w:t>
      </w:r>
      <w:r w:rsidR="00440DD6" w:rsidRPr="00B65D15">
        <w:rPr>
          <w:rFonts w:ascii="Times New Roman" w:hAnsi="Times New Roman" w:cs="Times New Roman"/>
          <w:sz w:val="24"/>
          <w:szCs w:val="24"/>
          <w:lang w:val="en-US"/>
        </w:rPr>
        <w:t>assuming</w:t>
      </w:r>
      <w:r w:rsidRPr="00B65D15">
        <w:rPr>
          <w:rFonts w:ascii="Times New Roman" w:hAnsi="Times New Roman" w:cs="Times New Roman"/>
          <w:sz w:val="24"/>
          <w:szCs w:val="24"/>
          <w:lang w:val="en-US"/>
        </w:rPr>
        <w:t xml:space="preserve"> only</w:t>
      </w:r>
      <w:ins w:id="22" w:author="Drees, Trevor" w:date="2023-04-09T12:27:00Z">
        <w:r w:rsidR="00BE3B5A">
          <w:rPr>
            <w:rFonts w:ascii="Times New Roman" w:hAnsi="Times New Roman" w:cs="Times New Roman"/>
            <w:sz w:val="24"/>
            <w:szCs w:val="24"/>
            <w:lang w:val="en-US"/>
          </w:rPr>
          <w:t xml:space="preserve"> point-source</w:t>
        </w:r>
      </w:ins>
      <w:ins w:id="23" w:author="Drees, Trevor" w:date="2023-04-09T12:28:00Z">
        <w:r w:rsidR="00BE3B5A">
          <w:rPr>
            <w:rFonts w:ascii="Times New Roman" w:hAnsi="Times New Roman" w:cs="Times New Roman"/>
            <w:sz w:val="24"/>
            <w:szCs w:val="24"/>
            <w:lang w:val="en-US"/>
          </w:rPr>
          <w:t xml:space="preserve"> </w:t>
        </w:r>
        <w:r w:rsidR="00BE3B5A" w:rsidRPr="00B65D15">
          <w:rPr>
            <w:rFonts w:ascii="Times New Roman" w:hAnsi="Times New Roman" w:cs="Times New Roman"/>
            <w:sz w:val="24"/>
            <w:szCs w:val="24"/>
            <w:lang w:val="en-US"/>
          </w:rPr>
          <w:t>seed release</w:t>
        </w:r>
        <w:r w:rsidR="00BE3B5A">
          <w:rPr>
            <w:rFonts w:ascii="Times New Roman" w:hAnsi="Times New Roman" w:cs="Times New Roman"/>
            <w:sz w:val="24"/>
            <w:szCs w:val="24"/>
            <w:lang w:val="en-US"/>
          </w:rPr>
          <w:t xml:space="preserve"> at the</w:t>
        </w:r>
      </w:ins>
      <w:r w:rsidRPr="00B65D15">
        <w:rPr>
          <w:rFonts w:ascii="Times New Roman" w:hAnsi="Times New Roman" w:cs="Times New Roman"/>
          <w:sz w:val="24"/>
          <w:szCs w:val="24"/>
          <w:lang w:val="en-US"/>
        </w:rPr>
        <w:t xml:space="preserve"> maximum </w:t>
      </w:r>
      <w:del w:id="24" w:author="Drees, Trevor" w:date="2023-04-09T12:28:00Z">
        <w:r w:rsidRPr="00B65D15" w:rsidDel="00BE3B5A">
          <w:rPr>
            <w:rFonts w:ascii="Times New Roman" w:hAnsi="Times New Roman" w:cs="Times New Roman"/>
            <w:sz w:val="24"/>
            <w:szCs w:val="24"/>
            <w:lang w:val="en-US"/>
          </w:rPr>
          <w:delText xml:space="preserve">seed release </w:delText>
        </w:r>
      </w:del>
      <w:r w:rsidRPr="00B65D15">
        <w:rPr>
          <w:rFonts w:ascii="Times New Roman" w:hAnsi="Times New Roman" w:cs="Times New Roman"/>
          <w:sz w:val="24"/>
          <w:szCs w:val="24"/>
          <w:lang w:val="en-US"/>
        </w:rPr>
        <w:t>height</w:t>
      </w:r>
      <w:del w:id="25" w:author="Drees, Trevor" w:date="2023-04-09T12:33:00Z">
        <w:r w:rsidRPr="00B65D15" w:rsidDel="00BE3B5A">
          <w:rPr>
            <w:rFonts w:ascii="Times New Roman" w:hAnsi="Times New Roman" w:cs="Times New Roman"/>
            <w:sz w:val="24"/>
            <w:szCs w:val="24"/>
            <w:lang w:val="en-US"/>
          </w:rPr>
          <w:delText xml:space="preserve"> for both warmed and ambient temperature plants</w:delText>
        </w:r>
      </w:del>
      <w:r w:rsidRPr="00B65D15">
        <w:rPr>
          <w:rFonts w:ascii="Times New Roman" w:hAnsi="Times New Roman" w:cs="Times New Roman"/>
          <w:sz w:val="24"/>
          <w:szCs w:val="24"/>
          <w:lang w:val="en-US"/>
        </w:rPr>
        <w:t>.</w:t>
      </w:r>
    </w:p>
    <w:p w14:paraId="2544F841" w14:textId="598B5E0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An approximately 0.6 °C increase in ambient temperature increased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mean and maximum flower head heights by 14.1 cm (15.0%) and 14.0 cm (13.2%), respectively; larger mean and maximum flower head height increases of 21.2 cm (26.6%) and 31.8 cm (36.7%) were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Seeds from warmed individuals were more likely to exceed a</w:t>
      </w:r>
      <w:r w:rsidR="00BE6C59" w:rsidRPr="00B65D15">
        <w:rPr>
          <w:rFonts w:ascii="Times New Roman" w:hAnsi="Times New Roman" w:cs="Times New Roman"/>
          <w:sz w:val="24"/>
          <w:szCs w:val="24"/>
          <w:lang w:val="en-US"/>
        </w:rPr>
        <w:t>ny</w:t>
      </w:r>
      <w:r w:rsidRPr="00B65D15">
        <w:rPr>
          <w:rFonts w:ascii="Times New Roman" w:hAnsi="Times New Roman" w:cs="Times New Roman"/>
          <w:sz w:val="24"/>
          <w:szCs w:val="24"/>
          <w:lang w:val="en-US"/>
        </w:rPr>
        <w:t xml:space="preserve"> given dispersal distance than those from</w:t>
      </w:r>
      <w:ins w:id="26" w:author="Drees, Trevor" w:date="2023-04-09T12:29:00Z">
        <w:r w:rsidR="00BE3B5A">
          <w:rPr>
            <w:rFonts w:ascii="Times New Roman" w:hAnsi="Times New Roman" w:cs="Times New Roman"/>
            <w:sz w:val="24"/>
            <w:szCs w:val="24"/>
            <w:lang w:val="en-US"/>
          </w:rPr>
          <w:t xml:space="preserve"> their</w:t>
        </w:r>
      </w:ins>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were on average 1.36 and 1.</w:t>
      </w:r>
      <w:del w:id="27" w:author="Drees, Trevor" w:date="2023-04-06T21:31:00Z">
        <w:r w:rsidRPr="00B65D15" w:rsidDel="00806D55">
          <w:rPr>
            <w:rFonts w:ascii="Times New Roman" w:hAnsi="Times New Roman" w:cs="Times New Roman"/>
            <w:sz w:val="24"/>
            <w:szCs w:val="24"/>
            <w:lang w:val="en-US"/>
          </w:rPr>
          <w:delText xml:space="preserve">70 </w:delText>
        </w:r>
      </w:del>
      <w:ins w:id="28" w:author="Drees, Trevor" w:date="2023-04-06T21:31:00Z">
        <w:r w:rsidR="00806D55" w:rsidRPr="00B65D15">
          <w:rPr>
            <w:rFonts w:ascii="Times New Roman" w:hAnsi="Times New Roman" w:cs="Times New Roman"/>
            <w:sz w:val="24"/>
            <w:szCs w:val="24"/>
            <w:lang w:val="en-US"/>
          </w:rPr>
          <w:t>7</w:t>
        </w:r>
        <w:r w:rsidR="00806D55">
          <w:rPr>
            <w:rFonts w:ascii="Times New Roman" w:hAnsi="Times New Roman" w:cs="Times New Roman"/>
            <w:sz w:val="24"/>
            <w:szCs w:val="24"/>
            <w:lang w:val="en-US"/>
          </w:rPr>
          <w:t>1</w:t>
        </w:r>
        <w:r w:rsidR="00806D55"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times as likely, respectively, to travel 10 m or more, with this disparity becoming </w:t>
      </w:r>
      <w:del w:id="29" w:author="Drees, Trevor" w:date="2023-04-08T21:54:00Z">
        <w:r w:rsidRPr="00B65D15" w:rsidDel="00F3278E">
          <w:rPr>
            <w:rFonts w:ascii="Times New Roman" w:hAnsi="Times New Roman" w:cs="Times New Roman"/>
            <w:sz w:val="24"/>
            <w:szCs w:val="24"/>
            <w:lang w:val="en-US"/>
          </w:rPr>
          <w:delText xml:space="preserve">stronger </w:delText>
        </w:r>
      </w:del>
      <w:ins w:id="30" w:author="Drees, Trevor" w:date="2023-04-08T21:54:00Z">
        <w:r w:rsidR="00F3278E">
          <w:rPr>
            <w:rFonts w:ascii="Times New Roman" w:hAnsi="Times New Roman" w:cs="Times New Roman"/>
            <w:sz w:val="24"/>
            <w:szCs w:val="24"/>
            <w:lang w:val="en-US"/>
          </w:rPr>
          <w:t>higher</w:t>
        </w:r>
        <w:r w:rsidR="00F3278E"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at longer dispersal distances. </w:t>
      </w:r>
      <w:del w:id="31" w:author="Drees, Trevor" w:date="2023-04-08T21:54:00Z">
        <w:r w:rsidRPr="00B65D15" w:rsidDel="00F3278E">
          <w:rPr>
            <w:rFonts w:ascii="Times New Roman" w:hAnsi="Times New Roman" w:cs="Times New Roman"/>
            <w:sz w:val="24"/>
            <w:szCs w:val="24"/>
            <w:lang w:val="en-US"/>
          </w:rPr>
          <w:delText xml:space="preserve">Long-distance dispersal events were more likely to occur when kernels were derived </w:delText>
        </w:r>
        <w:r w:rsidR="00440DD6" w:rsidRPr="00B65D15" w:rsidDel="00F3278E">
          <w:rPr>
            <w:rFonts w:ascii="Times New Roman" w:hAnsi="Times New Roman" w:cs="Times New Roman"/>
            <w:sz w:val="24"/>
            <w:szCs w:val="24"/>
            <w:lang w:val="en-US"/>
          </w:rPr>
          <w:delText>assuming</w:delText>
        </w:r>
        <w:r w:rsidRPr="00B65D15" w:rsidDel="00F3278E">
          <w:rPr>
            <w:rFonts w:ascii="Times New Roman" w:hAnsi="Times New Roman" w:cs="Times New Roman"/>
            <w:sz w:val="24"/>
            <w:szCs w:val="24"/>
            <w:lang w:val="en-US"/>
          </w:rPr>
          <w:delText xml:space="preserve"> all seeds are released from the maximum height than when considering the entire flower head height distribution.</w:delText>
        </w:r>
      </w:del>
      <w:ins w:id="32" w:author="Drees, Trevor" w:date="2023-04-08T22:11:00Z">
        <w:r w:rsidR="00462D6F">
          <w:rPr>
            <w:rFonts w:ascii="Times New Roman" w:hAnsi="Times New Roman" w:cs="Times New Roman"/>
            <w:sz w:val="24"/>
            <w:szCs w:val="24"/>
            <w:lang w:val="en-US"/>
          </w:rPr>
          <w:t>For</w:t>
        </w:r>
      </w:ins>
      <w:ins w:id="33" w:author="Drees, Trevor" w:date="2023-04-08T21:51:00Z">
        <w:r w:rsidR="00F3278E">
          <w:rPr>
            <w:rFonts w:ascii="Times New Roman" w:hAnsi="Times New Roman" w:cs="Times New Roman"/>
            <w:sz w:val="24"/>
            <w:szCs w:val="24"/>
            <w:lang w:val="en-US"/>
          </w:rPr>
          <w:t xml:space="preserve"> </w:t>
        </w:r>
        <w:r w:rsidR="00F3278E">
          <w:rPr>
            <w:rFonts w:ascii="Times New Roman" w:hAnsi="Times New Roman" w:cs="Times New Roman"/>
            <w:i/>
            <w:iCs/>
            <w:sz w:val="24"/>
            <w:szCs w:val="24"/>
            <w:lang w:val="en-US"/>
          </w:rPr>
          <w:t>C. nutans</w:t>
        </w:r>
      </w:ins>
      <w:ins w:id="34" w:author="Drees, Trevor" w:date="2023-04-08T22:11:00Z">
        <w:r w:rsidR="00462D6F">
          <w:rPr>
            <w:rFonts w:ascii="Times New Roman" w:hAnsi="Times New Roman" w:cs="Times New Roman"/>
            <w:sz w:val="24"/>
            <w:szCs w:val="24"/>
            <w:lang w:val="en-US"/>
          </w:rPr>
          <w:t xml:space="preserve">, increased </w:t>
        </w:r>
        <w:r w:rsidR="00462D6F">
          <w:rPr>
            <w:rFonts w:ascii="Times New Roman" w:hAnsi="Times New Roman" w:cs="Times New Roman"/>
            <w:sz w:val="24"/>
            <w:szCs w:val="24"/>
            <w:lang w:val="en-US"/>
          </w:rPr>
          <w:lastRenderedPageBreak/>
          <w:t xml:space="preserve">temperatures boosted </w:t>
        </w:r>
      </w:ins>
      <w:ins w:id="35" w:author="Drees, Trevor" w:date="2023-04-10T19:28:00Z">
        <w:r w:rsidR="00DB1B4C">
          <w:rPr>
            <w:rFonts w:ascii="Times New Roman" w:hAnsi="Times New Roman" w:cs="Times New Roman"/>
            <w:sz w:val="24"/>
            <w:szCs w:val="24"/>
            <w:lang w:val="en-US"/>
          </w:rPr>
          <w:t xml:space="preserve">population </w:t>
        </w:r>
      </w:ins>
      <w:ins w:id="36" w:author="Drees, Trevor" w:date="2023-04-09T12:30:00Z">
        <w:r w:rsidR="00BE3B5A">
          <w:rPr>
            <w:rFonts w:ascii="Times New Roman" w:hAnsi="Times New Roman" w:cs="Times New Roman"/>
            <w:sz w:val="24"/>
            <w:szCs w:val="24"/>
            <w:lang w:val="en-US"/>
          </w:rPr>
          <w:t>spread</w:t>
        </w:r>
      </w:ins>
      <w:ins w:id="37" w:author="Drees, Trevor" w:date="2023-04-08T21:52:00Z">
        <w:r w:rsidR="00F3278E">
          <w:rPr>
            <w:rFonts w:ascii="Times New Roman" w:hAnsi="Times New Roman" w:cs="Times New Roman"/>
            <w:sz w:val="24"/>
            <w:szCs w:val="24"/>
            <w:lang w:val="en-US"/>
          </w:rPr>
          <w:t xml:space="preserve"> </w:t>
        </w:r>
      </w:ins>
      <w:ins w:id="38" w:author="Drees, Trevor" w:date="2023-04-09T12:30:00Z">
        <w:r w:rsidR="00BE3B5A">
          <w:rPr>
            <w:rFonts w:ascii="Times New Roman" w:hAnsi="Times New Roman" w:cs="Times New Roman"/>
            <w:sz w:val="24"/>
            <w:szCs w:val="24"/>
            <w:lang w:val="en-US"/>
          </w:rPr>
          <w:t>rates</w:t>
        </w:r>
      </w:ins>
      <w:ins w:id="39" w:author="Drees, Trevor" w:date="2023-04-08T21:52:00Z">
        <w:r w:rsidR="00F3278E">
          <w:rPr>
            <w:rFonts w:ascii="Times New Roman" w:hAnsi="Times New Roman" w:cs="Times New Roman"/>
            <w:sz w:val="24"/>
            <w:szCs w:val="24"/>
            <w:lang w:val="en-US"/>
          </w:rPr>
          <w:t xml:space="preserve"> by approximately </w:t>
        </w:r>
      </w:ins>
      <w:ins w:id="40" w:author="Drees, Trevor" w:date="2023-04-10T19:26:00Z">
        <w:r w:rsidR="00DB1B4C" w:rsidRPr="00DB1B4C">
          <w:rPr>
            <w:rFonts w:ascii="Times New Roman" w:hAnsi="Times New Roman" w:cs="Times New Roman"/>
            <w:sz w:val="24"/>
            <w:szCs w:val="24"/>
            <w:lang w:val="en-US"/>
            <w:rPrChange w:id="41" w:author="Drees, Trevor" w:date="2023-04-10T19:27:00Z">
              <w:rPr>
                <w:rFonts w:ascii="Times New Roman" w:hAnsi="Times New Roman" w:cs="Times New Roman"/>
                <w:sz w:val="24"/>
                <w:szCs w:val="24"/>
                <w:highlight w:val="yellow"/>
                <w:lang w:val="en-US"/>
              </w:rPr>
            </w:rPrChange>
          </w:rPr>
          <w:t>42.2</w:t>
        </w:r>
      </w:ins>
      <w:ins w:id="42" w:author="Drees, Trevor" w:date="2023-04-08T21:52:00Z">
        <w:r w:rsidR="00F3278E" w:rsidRPr="00DB1B4C">
          <w:rPr>
            <w:rFonts w:ascii="Times New Roman" w:hAnsi="Times New Roman" w:cs="Times New Roman"/>
            <w:sz w:val="24"/>
            <w:szCs w:val="24"/>
            <w:lang w:val="en-US"/>
          </w:rPr>
          <w:t>%</w:t>
        </w:r>
        <w:r w:rsidR="00F3278E">
          <w:rPr>
            <w:rFonts w:ascii="Times New Roman" w:hAnsi="Times New Roman" w:cs="Times New Roman"/>
            <w:sz w:val="24"/>
            <w:szCs w:val="24"/>
            <w:lang w:val="en-US"/>
          </w:rPr>
          <w:t xml:space="preserve">, while using </w:t>
        </w:r>
      </w:ins>
      <w:ins w:id="43" w:author="Drees, Trevor" w:date="2023-04-09T12:37:00Z">
        <w:r w:rsidR="00EB56CD">
          <w:rPr>
            <w:rFonts w:ascii="Times New Roman" w:hAnsi="Times New Roman" w:cs="Times New Roman"/>
            <w:sz w:val="24"/>
            <w:szCs w:val="24"/>
            <w:lang w:val="en-US"/>
          </w:rPr>
          <w:t>a maximum-height point source</w:t>
        </w:r>
      </w:ins>
      <w:ins w:id="44" w:author="Drees, Trevor" w:date="2023-04-08T21:52:00Z">
        <w:r w:rsidR="00F3278E">
          <w:rPr>
            <w:rFonts w:ascii="Times New Roman" w:hAnsi="Times New Roman" w:cs="Times New Roman"/>
            <w:sz w:val="24"/>
            <w:szCs w:val="24"/>
            <w:lang w:val="en-US"/>
          </w:rPr>
          <w:t xml:space="preserve"> rather than the distribution</w:t>
        </w:r>
      </w:ins>
      <w:ins w:id="45" w:author="Drees, Trevor" w:date="2023-04-08T22:11:00Z">
        <w:r w:rsidR="00462D6F">
          <w:rPr>
            <w:rFonts w:ascii="Times New Roman" w:hAnsi="Times New Roman" w:cs="Times New Roman"/>
            <w:sz w:val="24"/>
            <w:szCs w:val="24"/>
            <w:lang w:val="en-US"/>
          </w:rPr>
          <w:t xml:space="preserve"> of heights</w:t>
        </w:r>
      </w:ins>
      <w:ins w:id="46" w:author="Drees, Trevor" w:date="2023-04-08T21:52:00Z">
        <w:r w:rsidR="00F3278E">
          <w:rPr>
            <w:rFonts w:ascii="Times New Roman" w:hAnsi="Times New Roman" w:cs="Times New Roman"/>
            <w:sz w:val="24"/>
            <w:szCs w:val="24"/>
            <w:lang w:val="en-US"/>
          </w:rPr>
          <w:t xml:space="preserve"> increased </w:t>
        </w:r>
      </w:ins>
      <w:ins w:id="47" w:author="Drees, Trevor" w:date="2023-04-10T19:29:00Z">
        <w:r w:rsidR="00DB1B4C">
          <w:rPr>
            <w:rFonts w:ascii="Times New Roman" w:hAnsi="Times New Roman" w:cs="Times New Roman"/>
            <w:sz w:val="24"/>
            <w:szCs w:val="24"/>
            <w:lang w:val="en-US"/>
          </w:rPr>
          <w:t>spread</w:t>
        </w:r>
      </w:ins>
      <w:ins w:id="48" w:author="Drees, Trevor" w:date="2023-04-08T21:52:00Z">
        <w:r w:rsidR="00F3278E">
          <w:rPr>
            <w:rFonts w:ascii="Times New Roman" w:hAnsi="Times New Roman" w:cs="Times New Roman"/>
            <w:sz w:val="24"/>
            <w:szCs w:val="24"/>
            <w:lang w:val="en-US"/>
          </w:rPr>
          <w:t xml:space="preserve"> by </w:t>
        </w:r>
      </w:ins>
      <w:ins w:id="49" w:author="Drees, Trevor" w:date="2023-04-10T19:26:00Z">
        <w:r w:rsidR="00DB1B4C">
          <w:rPr>
            <w:rFonts w:ascii="Times New Roman" w:hAnsi="Times New Roman" w:cs="Times New Roman"/>
            <w:sz w:val="24"/>
            <w:szCs w:val="24"/>
            <w:lang w:val="en-US"/>
          </w:rPr>
          <w:t>up to</w:t>
        </w:r>
      </w:ins>
      <w:ins w:id="50" w:author="Drees, Trevor" w:date="2023-04-08T21:52:00Z">
        <w:r w:rsidR="00F3278E">
          <w:rPr>
            <w:rFonts w:ascii="Times New Roman" w:hAnsi="Times New Roman" w:cs="Times New Roman"/>
            <w:sz w:val="24"/>
            <w:szCs w:val="24"/>
            <w:lang w:val="en-US"/>
          </w:rPr>
          <w:t xml:space="preserve"> </w:t>
        </w:r>
      </w:ins>
      <w:ins w:id="51" w:author="Drees, Trevor" w:date="2023-04-10T19:26:00Z">
        <w:r w:rsidR="00DB1B4C" w:rsidRPr="00DB1B4C">
          <w:rPr>
            <w:rFonts w:ascii="Times New Roman" w:hAnsi="Times New Roman" w:cs="Times New Roman"/>
            <w:sz w:val="24"/>
            <w:szCs w:val="24"/>
            <w:lang w:val="en-US"/>
            <w:rPrChange w:id="52" w:author="Drees, Trevor" w:date="2023-04-10T19:26:00Z">
              <w:rPr>
                <w:rFonts w:ascii="Times New Roman" w:hAnsi="Times New Roman" w:cs="Times New Roman"/>
                <w:sz w:val="24"/>
                <w:szCs w:val="24"/>
                <w:highlight w:val="yellow"/>
                <w:lang w:val="en-US"/>
              </w:rPr>
            </w:rPrChange>
          </w:rPr>
          <w:t>28.5</w:t>
        </w:r>
      </w:ins>
      <w:ins w:id="53" w:author="Drees, Trevor" w:date="2023-04-08T21:52:00Z">
        <w:r w:rsidR="00F3278E" w:rsidRPr="00DB1B4C">
          <w:rPr>
            <w:rFonts w:ascii="Times New Roman" w:hAnsi="Times New Roman" w:cs="Times New Roman"/>
            <w:sz w:val="24"/>
            <w:szCs w:val="24"/>
            <w:lang w:val="en-US"/>
          </w:rPr>
          <w:t>%</w:t>
        </w:r>
      </w:ins>
      <w:ins w:id="54" w:author="Drees, Trevor" w:date="2023-04-08T21:53:00Z">
        <w:r w:rsidR="00F3278E">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Th</w:t>
      </w:r>
      <w:ins w:id="55" w:author="Drees, Trevor" w:date="2023-04-10T19:29:00Z">
        <w:r w:rsidR="00DB1B4C">
          <w:rPr>
            <w:rFonts w:ascii="Times New Roman" w:hAnsi="Times New Roman" w:cs="Times New Roman"/>
            <w:sz w:val="24"/>
            <w:szCs w:val="24"/>
            <w:lang w:val="en-US"/>
          </w:rPr>
          <w:t>ese results</w:t>
        </w:r>
      </w:ins>
      <w:del w:id="56" w:author="Drees, Trevor" w:date="2023-04-10T19:29:00Z">
        <w:r w:rsidRPr="00B65D15" w:rsidDel="00DB1B4C">
          <w:rPr>
            <w:rFonts w:ascii="Times New Roman" w:hAnsi="Times New Roman" w:cs="Times New Roman"/>
            <w:sz w:val="24"/>
            <w:szCs w:val="24"/>
            <w:lang w:val="en-US"/>
          </w:rPr>
          <w:delText>is</w:delText>
        </w:r>
      </w:del>
      <w:r w:rsidRPr="00B65D15">
        <w:rPr>
          <w:rFonts w:ascii="Times New Roman" w:hAnsi="Times New Roman" w:cs="Times New Roman"/>
          <w:sz w:val="24"/>
          <w:szCs w:val="24"/>
          <w:lang w:val="en-US"/>
        </w:rPr>
        <w:t xml:space="preserve"> </w:t>
      </w:r>
      <w:del w:id="57" w:author="Drees, Trevor" w:date="2023-04-10T19:29:00Z">
        <w:r w:rsidRPr="00B65D15" w:rsidDel="00DB1B4C">
          <w:rPr>
            <w:rFonts w:ascii="Times New Roman" w:hAnsi="Times New Roman" w:cs="Times New Roman"/>
            <w:sz w:val="24"/>
            <w:szCs w:val="24"/>
            <w:lang w:val="en-US"/>
          </w:rPr>
          <w:delText xml:space="preserve">has </w:delText>
        </w:r>
      </w:del>
      <w:ins w:id="58" w:author="Drees, Trevor" w:date="2023-04-10T19:29:00Z">
        <w:r w:rsidR="00DB1B4C" w:rsidRPr="00B65D15">
          <w:rPr>
            <w:rFonts w:ascii="Times New Roman" w:hAnsi="Times New Roman" w:cs="Times New Roman"/>
            <w:sz w:val="24"/>
            <w:szCs w:val="24"/>
            <w:lang w:val="en-US"/>
          </w:rPr>
          <w:t>ha</w:t>
        </w:r>
        <w:r w:rsidR="00DB1B4C">
          <w:rPr>
            <w:rFonts w:ascii="Times New Roman" w:hAnsi="Times New Roman" w:cs="Times New Roman"/>
            <w:sz w:val="24"/>
            <w:szCs w:val="24"/>
            <w:lang w:val="en-US"/>
          </w:rPr>
          <w:t>ve</w:t>
        </w:r>
        <w:r w:rsidR="00DB1B4C" w:rsidRPr="00B65D15">
          <w:rPr>
            <w:rFonts w:ascii="Times New Roman" w:hAnsi="Times New Roman" w:cs="Times New Roman"/>
            <w:sz w:val="24"/>
            <w:szCs w:val="24"/>
            <w:lang w:val="en-US"/>
          </w:rPr>
          <w:t xml:space="preserve"> </w:t>
        </w:r>
      </w:ins>
      <w:del w:id="59" w:author="Drees, Trevor" w:date="2023-04-09T11:14:00Z">
        <w:r w:rsidRPr="00B65D15" w:rsidDel="006361BE">
          <w:rPr>
            <w:rFonts w:ascii="Times New Roman" w:hAnsi="Times New Roman" w:cs="Times New Roman"/>
            <w:sz w:val="24"/>
            <w:szCs w:val="24"/>
            <w:lang w:val="en-US"/>
          </w:rPr>
          <w:delText xml:space="preserve">especially important </w:delText>
        </w:r>
      </w:del>
      <w:r w:rsidRPr="00B65D15">
        <w:rPr>
          <w:rFonts w:ascii="Times New Roman" w:hAnsi="Times New Roman" w:cs="Times New Roman"/>
          <w:sz w:val="24"/>
          <w:szCs w:val="24"/>
          <w:lang w:val="en-US"/>
        </w:rPr>
        <w:t xml:space="preserve">implications </w:t>
      </w:r>
      <w:r w:rsidR="00BE6C59" w:rsidRPr="00B65D15">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models of population spread</w:t>
      </w:r>
      <w:ins w:id="60" w:author="Drees, Trevor" w:date="2023-04-08T21:54:00Z">
        <w:r w:rsidR="00F3278E">
          <w:rPr>
            <w:rFonts w:ascii="Times New Roman" w:hAnsi="Times New Roman" w:cs="Times New Roman"/>
            <w:sz w:val="24"/>
            <w:szCs w:val="24"/>
            <w:lang w:val="en-US"/>
          </w:rPr>
          <w:t xml:space="preserve">, as the simplifying assumption of using </w:t>
        </w:r>
      </w:ins>
      <w:ins w:id="61" w:author="Drees, Trevor" w:date="2023-04-09T12:31:00Z">
        <w:r w:rsidR="00BE3B5A">
          <w:rPr>
            <w:rFonts w:ascii="Times New Roman" w:hAnsi="Times New Roman" w:cs="Times New Roman"/>
            <w:sz w:val="24"/>
            <w:szCs w:val="24"/>
            <w:lang w:val="en-US"/>
          </w:rPr>
          <w:t>a maximum-height point source</w:t>
        </w:r>
      </w:ins>
      <w:ins w:id="62" w:author="Drees, Trevor" w:date="2023-04-08T21:54:00Z">
        <w:r w:rsidR="00F3278E">
          <w:rPr>
            <w:rFonts w:ascii="Times New Roman" w:hAnsi="Times New Roman" w:cs="Times New Roman"/>
            <w:sz w:val="24"/>
            <w:szCs w:val="24"/>
            <w:lang w:val="en-US"/>
          </w:rPr>
          <w:t xml:space="preserve"> </w:t>
        </w:r>
      </w:ins>
      <w:del w:id="63" w:author="Drees, Trevor" w:date="2023-04-08T21:54:00Z">
        <w:r w:rsidRPr="00B65D15" w:rsidDel="00F3278E">
          <w:rPr>
            <w:rFonts w:ascii="Times New Roman" w:hAnsi="Times New Roman" w:cs="Times New Roman"/>
            <w:sz w:val="24"/>
            <w:szCs w:val="24"/>
            <w:lang w:val="en-US"/>
          </w:rPr>
          <w:delText>. Spread models are often sensitive to long-distance dispersal events</w:delText>
        </w:r>
        <w:r w:rsidR="00BE6C59" w:rsidRPr="00B65D15" w:rsidDel="00F3278E">
          <w:rPr>
            <w:rFonts w:ascii="Times New Roman" w:hAnsi="Times New Roman" w:cs="Times New Roman"/>
            <w:sz w:val="24"/>
            <w:szCs w:val="24"/>
            <w:lang w:val="en-US"/>
          </w:rPr>
          <w:delText>;</w:delText>
        </w:r>
        <w:r w:rsidRPr="00B65D15" w:rsidDel="00F3278E">
          <w:rPr>
            <w:rFonts w:ascii="Times New Roman" w:hAnsi="Times New Roman" w:cs="Times New Roman"/>
            <w:sz w:val="24"/>
            <w:szCs w:val="24"/>
            <w:lang w:val="en-US"/>
          </w:rPr>
          <w:delText xml:space="preserve"> overestimating the frequency of these events </w:delText>
        </w:r>
      </w:del>
      <w:r w:rsidRPr="00B65D15">
        <w:rPr>
          <w:rFonts w:ascii="Times New Roman" w:hAnsi="Times New Roman" w:cs="Times New Roman"/>
          <w:sz w:val="24"/>
          <w:szCs w:val="24"/>
          <w:lang w:val="en-US"/>
        </w:rPr>
        <w:t>may</w:t>
      </w:r>
      <w:ins w:id="64" w:author="Drees, Trevor" w:date="2023-04-10T19:29:00Z">
        <w:r w:rsidR="00DB1B4C">
          <w:rPr>
            <w:rFonts w:ascii="Times New Roman" w:hAnsi="Times New Roman" w:cs="Times New Roman"/>
            <w:sz w:val="24"/>
            <w:szCs w:val="24"/>
            <w:lang w:val="en-US"/>
          </w:rPr>
          <w:t xml:space="preserve"> significantly</w:t>
        </w:r>
      </w:ins>
      <w:r w:rsidRPr="00B65D15">
        <w:rPr>
          <w:rFonts w:ascii="Times New Roman" w:hAnsi="Times New Roman" w:cs="Times New Roman"/>
          <w:sz w:val="24"/>
          <w:szCs w:val="24"/>
          <w:lang w:val="en-US"/>
        </w:rPr>
        <w:t xml:space="preserve"> </w:t>
      </w:r>
      <w:del w:id="65" w:author="Drees, Trevor" w:date="2023-04-09T12:31:00Z">
        <w:r w:rsidR="00BE6C59" w:rsidRPr="00B65D15" w:rsidDel="00BE3B5A">
          <w:rPr>
            <w:rFonts w:ascii="Times New Roman" w:hAnsi="Times New Roman" w:cs="Times New Roman"/>
            <w:sz w:val="24"/>
            <w:szCs w:val="24"/>
            <w:lang w:val="en-US"/>
          </w:rPr>
          <w:delText>substantially</w:delText>
        </w:r>
        <w:r w:rsidR="00A47337" w:rsidRPr="00B65D15" w:rsidDel="00BE3B5A">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overestimate spread rates.</w:t>
      </w:r>
    </w:p>
    <w:p w14:paraId="61F49FF1"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Introduction</w:t>
      </w:r>
    </w:p>
    <w:p w14:paraId="6D2DDB5C" w14:textId="693E289C" w:rsidR="002D79E1" w:rsidRDefault="00A439AC"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For </w:t>
      </w:r>
      <w:r w:rsidR="00FC7202">
        <w:rPr>
          <w:rFonts w:ascii="Times New Roman" w:hAnsi="Times New Roman" w:cs="Times New Roman"/>
          <w:sz w:val="24"/>
          <w:szCs w:val="24"/>
          <w:lang w:val="en-US"/>
        </w:rPr>
        <w:t>sessile organisms</w:t>
      </w:r>
      <w:r w:rsidRPr="00B65D15">
        <w:rPr>
          <w:rFonts w:ascii="Times New Roman" w:hAnsi="Times New Roman" w:cs="Times New Roman"/>
          <w:sz w:val="24"/>
          <w:szCs w:val="24"/>
          <w:lang w:val="en-US"/>
        </w:rPr>
        <w:t>, the short window of time in which seed or propagule dispersal occurs is typically the only part of their life cycle where movement is possible, with the remainder of that life cycle characteri</w:t>
      </w:r>
      <w:r>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by </w:t>
      </w:r>
      <w:r w:rsidR="00FC7202">
        <w:rPr>
          <w:rFonts w:ascii="Times New Roman" w:hAnsi="Times New Roman" w:cs="Times New Roman"/>
          <w:sz w:val="24"/>
          <w:szCs w:val="24"/>
          <w:lang w:val="en-US"/>
        </w:rPr>
        <w:t>immobility</w:t>
      </w:r>
      <w:r w:rsidRPr="00B65D15">
        <w:rPr>
          <w:rFonts w:ascii="Times New Roman" w:hAnsi="Times New Roman" w:cs="Times New Roman"/>
          <w:sz w:val="24"/>
          <w:szCs w:val="24"/>
          <w:lang w:val="en-US"/>
        </w:rPr>
        <w:t>.</w:t>
      </w:r>
      <w:r w:rsidR="00FC7202">
        <w:rPr>
          <w:rFonts w:ascii="Times New Roman" w:hAnsi="Times New Roman" w:cs="Times New Roman"/>
          <w:sz w:val="24"/>
          <w:szCs w:val="24"/>
          <w:lang w:val="en-US"/>
        </w:rPr>
        <w:t xml:space="preserve"> </w:t>
      </w:r>
      <w:r w:rsidR="00F848AE">
        <w:rPr>
          <w:rFonts w:ascii="Times New Roman" w:hAnsi="Times New Roman" w:cs="Times New Roman"/>
          <w:sz w:val="24"/>
          <w:szCs w:val="24"/>
          <w:lang w:val="en-US"/>
        </w:rPr>
        <w:t>These s</w:t>
      </w:r>
      <w:r w:rsidR="00FC7202">
        <w:rPr>
          <w:rFonts w:ascii="Times New Roman" w:hAnsi="Times New Roman" w:cs="Times New Roman"/>
          <w:sz w:val="24"/>
          <w:szCs w:val="24"/>
          <w:lang w:val="en-US"/>
        </w:rPr>
        <w:t>essile organisms</w:t>
      </w:r>
      <w:r w:rsidR="00F848AE">
        <w:rPr>
          <w:rFonts w:ascii="Times New Roman" w:hAnsi="Times New Roman" w:cs="Times New Roman"/>
          <w:sz w:val="24"/>
          <w:szCs w:val="24"/>
          <w:lang w:val="en-US"/>
        </w:rPr>
        <w:t>, including</w:t>
      </w:r>
      <w:r w:rsidR="00674C4A">
        <w:rPr>
          <w:rFonts w:ascii="Times New Roman" w:hAnsi="Times New Roman" w:cs="Times New Roman"/>
          <w:sz w:val="24"/>
          <w:szCs w:val="24"/>
          <w:lang w:val="en-US"/>
        </w:rPr>
        <w:t xml:space="preserve"> fungi</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plants,</w:t>
      </w:r>
      <w:r w:rsidR="00FC7202">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and</w:t>
      </w:r>
      <w:r w:rsidR="00FC7202">
        <w:rPr>
          <w:rFonts w:ascii="Times New Roman" w:hAnsi="Times New Roman" w:cs="Times New Roman"/>
          <w:sz w:val="24"/>
          <w:szCs w:val="24"/>
          <w:lang w:val="en-US"/>
        </w:rPr>
        <w:t xml:space="preserve"> marine organisms such as corals and sponges,</w:t>
      </w:r>
      <w:r w:rsidR="009E64FB">
        <w:rPr>
          <w:rFonts w:ascii="Times New Roman" w:hAnsi="Times New Roman" w:cs="Times New Roman"/>
          <w:sz w:val="24"/>
          <w:szCs w:val="24"/>
          <w:lang w:val="en-US"/>
        </w:rPr>
        <w:t xml:space="preserve"> </w:t>
      </w:r>
      <w:r w:rsidR="002D79E1">
        <w:rPr>
          <w:rFonts w:ascii="Times New Roman" w:hAnsi="Times New Roman" w:cs="Times New Roman"/>
          <w:sz w:val="24"/>
          <w:szCs w:val="24"/>
          <w:lang w:val="en-US"/>
        </w:rPr>
        <w:t>all rely heavily</w:t>
      </w:r>
      <w:r w:rsidR="00FC7202">
        <w:rPr>
          <w:rFonts w:ascii="Times New Roman" w:hAnsi="Times New Roman" w:cs="Times New Roman"/>
          <w:sz w:val="24"/>
          <w:szCs w:val="24"/>
          <w:lang w:val="en-US"/>
        </w:rPr>
        <w:t xml:space="preserve"> upon their environment for dispersal</w:t>
      </w:r>
      <w:r w:rsidR="009E64FB">
        <w:rPr>
          <w:rFonts w:ascii="Times New Roman" w:hAnsi="Times New Roman" w:cs="Times New Roman"/>
          <w:sz w:val="24"/>
          <w:szCs w:val="24"/>
          <w:lang w:val="en-US"/>
        </w:rPr>
        <w:t xml:space="preserve">. Here, </w:t>
      </w:r>
      <w:r w:rsidR="002D79E1">
        <w:rPr>
          <w:rFonts w:ascii="Times New Roman" w:hAnsi="Times New Roman" w:cs="Times New Roman"/>
          <w:sz w:val="24"/>
          <w:szCs w:val="24"/>
          <w:lang w:val="en-US"/>
        </w:rPr>
        <w:t>environmental conditions play a key role in dispersal outcomes</w:t>
      </w:r>
      <w:r w:rsidR="009E64FB">
        <w:rPr>
          <w:rFonts w:ascii="Times New Roman" w:hAnsi="Times New Roman" w:cs="Times New Roman"/>
          <w:sz w:val="24"/>
          <w:szCs w:val="24"/>
          <w:lang w:val="en-US"/>
        </w:rPr>
        <w:t xml:space="preserve"> (</w:t>
      </w:r>
      <w:r w:rsidR="00674C4A">
        <w:rPr>
          <w:rFonts w:ascii="Times New Roman" w:hAnsi="Times New Roman" w:cs="Times New Roman"/>
          <w:sz w:val="24"/>
          <w:szCs w:val="24"/>
          <w:lang w:val="en-US"/>
        </w:rPr>
        <w:t xml:space="preserve">Richmond 1990, </w:t>
      </w:r>
      <w:proofErr w:type="spellStart"/>
      <w:r w:rsidR="009E64FB">
        <w:rPr>
          <w:rFonts w:ascii="Times New Roman" w:hAnsi="Times New Roman" w:cs="Times New Roman"/>
          <w:sz w:val="24"/>
          <w:szCs w:val="24"/>
          <w:lang w:val="en-US"/>
        </w:rPr>
        <w:t>Willocquet</w:t>
      </w:r>
      <w:proofErr w:type="spellEnd"/>
      <w:r w:rsidR="009E64FB">
        <w:rPr>
          <w:rFonts w:ascii="Times New Roman" w:hAnsi="Times New Roman" w:cs="Times New Roman"/>
          <w:sz w:val="24"/>
          <w:szCs w:val="24"/>
          <w:lang w:val="en-US"/>
        </w:rPr>
        <w:t xml:space="preserve"> and </w:t>
      </w:r>
      <w:proofErr w:type="spellStart"/>
      <w:r w:rsidR="009E64FB">
        <w:rPr>
          <w:rFonts w:ascii="Times New Roman" w:hAnsi="Times New Roman" w:cs="Times New Roman"/>
          <w:sz w:val="24"/>
          <w:szCs w:val="24"/>
          <w:lang w:val="en-US"/>
        </w:rPr>
        <w:t>Clerjeau</w:t>
      </w:r>
      <w:proofErr w:type="spellEnd"/>
      <w:r w:rsidR="009E64FB">
        <w:rPr>
          <w:rFonts w:ascii="Times New Roman" w:hAnsi="Times New Roman" w:cs="Times New Roman"/>
          <w:sz w:val="24"/>
          <w:szCs w:val="24"/>
          <w:lang w:val="en-US"/>
        </w:rPr>
        <w:t xml:space="preserve"> 1998</w:t>
      </w:r>
      <w:r w:rsidR="00674C4A">
        <w:rPr>
          <w:rFonts w:ascii="Times New Roman" w:hAnsi="Times New Roman" w:cs="Times New Roman"/>
          <w:sz w:val="24"/>
          <w:szCs w:val="24"/>
          <w:lang w:val="en-US"/>
        </w:rPr>
        <w:t xml:space="preserve">, Ozinga </w:t>
      </w:r>
      <w:r w:rsidR="00674C4A">
        <w:rPr>
          <w:rFonts w:ascii="Times New Roman" w:hAnsi="Times New Roman" w:cs="Times New Roman"/>
          <w:i/>
          <w:iCs/>
          <w:sz w:val="24"/>
          <w:szCs w:val="24"/>
          <w:lang w:val="en-US"/>
        </w:rPr>
        <w:t>et al</w:t>
      </w:r>
      <w:r w:rsidR="00674C4A">
        <w:rPr>
          <w:rFonts w:ascii="Times New Roman" w:hAnsi="Times New Roman" w:cs="Times New Roman"/>
          <w:sz w:val="24"/>
          <w:szCs w:val="24"/>
          <w:lang w:val="en-US"/>
        </w:rPr>
        <w:t>. 2004</w:t>
      </w:r>
      <w:r w:rsidR="009E64FB">
        <w:rPr>
          <w:rFonts w:ascii="Times New Roman" w:hAnsi="Times New Roman" w:cs="Times New Roman"/>
          <w:sz w:val="24"/>
          <w:szCs w:val="24"/>
          <w:lang w:val="en-US"/>
        </w:rPr>
        <w:t>), with variation in</w:t>
      </w:r>
      <w:r w:rsidR="002D79E1">
        <w:rPr>
          <w:rFonts w:ascii="Times New Roman" w:hAnsi="Times New Roman" w:cs="Times New Roman"/>
          <w:sz w:val="24"/>
          <w:szCs w:val="24"/>
          <w:lang w:val="en-US"/>
        </w:rPr>
        <w:t xml:space="preserve"> </w:t>
      </w:r>
      <w:r w:rsidR="009E64FB">
        <w:rPr>
          <w:rFonts w:ascii="Times New Roman" w:hAnsi="Times New Roman" w:cs="Times New Roman"/>
          <w:sz w:val="24"/>
          <w:szCs w:val="24"/>
          <w:lang w:val="en-US"/>
        </w:rPr>
        <w:t xml:space="preserve">individual characteristics also affecting dispersal </w:t>
      </w:r>
      <w:r w:rsidR="002D79E1">
        <w:rPr>
          <w:rFonts w:ascii="Times New Roman" w:hAnsi="Times New Roman" w:cs="Times New Roman"/>
          <w:sz w:val="24"/>
          <w:szCs w:val="24"/>
          <w:lang w:val="en-US"/>
        </w:rPr>
        <w:t xml:space="preserve">patterns </w:t>
      </w:r>
      <w:r w:rsidR="009E64FB">
        <w:rPr>
          <w:rFonts w:ascii="Times New Roman" w:hAnsi="Times New Roman" w:cs="Times New Roman"/>
          <w:sz w:val="24"/>
          <w:szCs w:val="24"/>
          <w:lang w:val="en-US"/>
        </w:rPr>
        <w:t>(</w:t>
      </w:r>
      <w:proofErr w:type="spellStart"/>
      <w:r w:rsidR="009E64FB">
        <w:rPr>
          <w:rFonts w:ascii="Times New Roman" w:hAnsi="Times New Roman" w:cs="Times New Roman"/>
          <w:sz w:val="24"/>
          <w:szCs w:val="24"/>
          <w:lang w:val="en-US"/>
        </w:rPr>
        <w:t>Nanninga</w:t>
      </w:r>
      <w:proofErr w:type="spellEnd"/>
      <w:r w:rsidR="009E64FB">
        <w:rPr>
          <w:rFonts w:ascii="Times New Roman" w:hAnsi="Times New Roman" w:cs="Times New Roman"/>
          <w:sz w:val="24"/>
          <w:szCs w:val="24"/>
          <w:lang w:val="en-US"/>
        </w:rPr>
        <w:t xml:space="preserve"> and </w:t>
      </w:r>
      <w:proofErr w:type="spellStart"/>
      <w:r w:rsidR="009E64FB">
        <w:rPr>
          <w:rFonts w:ascii="Times New Roman" w:hAnsi="Times New Roman" w:cs="Times New Roman"/>
          <w:sz w:val="24"/>
          <w:szCs w:val="24"/>
          <w:lang w:val="en-US"/>
        </w:rPr>
        <w:t>Berumen</w:t>
      </w:r>
      <w:proofErr w:type="spellEnd"/>
      <w:r w:rsidR="009E64FB">
        <w:rPr>
          <w:rFonts w:ascii="Times New Roman" w:hAnsi="Times New Roman" w:cs="Times New Roman"/>
          <w:sz w:val="24"/>
          <w:szCs w:val="24"/>
          <w:lang w:val="en-US"/>
        </w:rPr>
        <w:t xml:space="preserve"> 2014, Schupp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xml:space="preserve">. 2019, Snell </w:t>
      </w:r>
      <w:r w:rsidR="009E64FB">
        <w:rPr>
          <w:rFonts w:ascii="Times New Roman" w:hAnsi="Times New Roman" w:cs="Times New Roman"/>
          <w:i/>
          <w:iCs/>
          <w:sz w:val="24"/>
          <w:szCs w:val="24"/>
          <w:lang w:val="en-US"/>
        </w:rPr>
        <w:t>et al</w:t>
      </w:r>
      <w:r w:rsidR="009E64FB">
        <w:rPr>
          <w:rFonts w:ascii="Times New Roman" w:hAnsi="Times New Roman" w:cs="Times New Roman"/>
          <w:sz w:val="24"/>
          <w:szCs w:val="24"/>
          <w:lang w:val="en-US"/>
        </w:rPr>
        <w:t>. 2019).</w:t>
      </w:r>
      <w:r w:rsidR="002D79E1">
        <w:rPr>
          <w:rFonts w:ascii="Times New Roman" w:hAnsi="Times New Roman" w:cs="Times New Roman"/>
          <w:sz w:val="24"/>
          <w:szCs w:val="24"/>
          <w:lang w:val="en-US"/>
        </w:rPr>
        <w:t xml:space="preserve"> D</w:t>
      </w:r>
      <w:r w:rsidR="00E43B39" w:rsidRPr="00B65D15">
        <w:rPr>
          <w:rFonts w:ascii="Times New Roman" w:hAnsi="Times New Roman" w:cs="Times New Roman"/>
          <w:sz w:val="24"/>
          <w:szCs w:val="24"/>
          <w:lang w:val="en-US"/>
        </w:rPr>
        <w:t xml:space="preserve">ispersal patterns of </w:t>
      </w:r>
      <w:r w:rsidR="002D79E1">
        <w:rPr>
          <w:rFonts w:ascii="Times New Roman" w:hAnsi="Times New Roman" w:cs="Times New Roman"/>
          <w:sz w:val="24"/>
          <w:szCs w:val="24"/>
          <w:lang w:val="en-US"/>
        </w:rPr>
        <w:t>these sessile organisms</w:t>
      </w:r>
      <w:r w:rsidR="00E43B39" w:rsidRPr="00B65D15">
        <w:rPr>
          <w:rFonts w:ascii="Times New Roman" w:hAnsi="Times New Roman" w:cs="Times New Roman"/>
          <w:sz w:val="24"/>
          <w:szCs w:val="24"/>
          <w:lang w:val="en-US"/>
        </w:rPr>
        <w:t xml:space="preserve"> are a crucial factor in determining the spatial distribution of the next generation of individuals (Nathan and Muller-Landau 2000). Such spatial distributions may shift as a result of climate change, which may alter dispersal patterns by affecting factors that directly or indirectly control dispersal; examples include structure</w:t>
      </w:r>
      <w:r w:rsidR="00B5499F">
        <w:rPr>
          <w:rFonts w:ascii="Times New Roman" w:hAnsi="Times New Roman" w:cs="Times New Roman"/>
          <w:sz w:val="24"/>
          <w:szCs w:val="24"/>
          <w:lang w:val="en-US"/>
        </w:rPr>
        <w:t xml:space="preserve"> or fecundity</w:t>
      </w:r>
      <w:r w:rsidR="00E43B39" w:rsidRPr="00B65D15">
        <w:rPr>
          <w:rFonts w:ascii="Times New Roman" w:hAnsi="Times New Roman" w:cs="Times New Roman"/>
          <w:sz w:val="24"/>
          <w:szCs w:val="24"/>
          <w:lang w:val="en-US"/>
        </w:rPr>
        <w:t xml:space="preserve"> of the maternal </w:t>
      </w:r>
      <w:r w:rsidR="00B5499F">
        <w:rPr>
          <w:rFonts w:ascii="Times New Roman" w:hAnsi="Times New Roman" w:cs="Times New Roman"/>
          <w:sz w:val="24"/>
          <w:szCs w:val="24"/>
          <w:lang w:val="en-US"/>
        </w:rPr>
        <w:t>organism</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from which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come, the number of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produced, the shape and size of the </w:t>
      </w:r>
      <w:r w:rsidR="00B5499F">
        <w:rPr>
          <w:rFonts w:ascii="Times New Roman" w:hAnsi="Times New Roman" w:cs="Times New Roman"/>
          <w:sz w:val="24"/>
          <w:szCs w:val="24"/>
          <w:lang w:val="en-US"/>
        </w:rPr>
        <w:t>propagules</w:t>
      </w:r>
      <w:r w:rsidR="00B5499F" w:rsidRPr="00B65D15">
        <w:rPr>
          <w:rFonts w:ascii="Times New Roman" w:hAnsi="Times New Roman" w:cs="Times New Roman"/>
          <w:sz w:val="24"/>
          <w:szCs w:val="24"/>
          <w:lang w:val="en-US"/>
        </w:rPr>
        <w:t xml:space="preserve"> </w:t>
      </w:r>
      <w:r w:rsidR="00E43B39" w:rsidRPr="00B65D15">
        <w:rPr>
          <w:rFonts w:ascii="Times New Roman" w:hAnsi="Times New Roman" w:cs="Times New Roman"/>
          <w:sz w:val="24"/>
          <w:szCs w:val="24"/>
          <w:lang w:val="en-US"/>
        </w:rPr>
        <w:t xml:space="preserve">themselves, and the efficacy of dispersal vectors such as wind or water (Johnson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r w:rsidR="003A655E" w:rsidRPr="00B65D15">
        <w:rPr>
          <w:rFonts w:ascii="Times New Roman" w:hAnsi="Times New Roman" w:cs="Times New Roman"/>
          <w:sz w:val="24"/>
          <w:szCs w:val="24"/>
          <w:lang w:val="en-US"/>
        </w:rPr>
        <w:t>,</w:t>
      </w:r>
      <w:r w:rsidR="00E43B39" w:rsidRPr="00B65D15">
        <w:rPr>
          <w:rFonts w:ascii="Times New Roman" w:hAnsi="Times New Roman" w:cs="Times New Roman"/>
          <w:sz w:val="24"/>
          <w:szCs w:val="24"/>
          <w:lang w:val="en-US"/>
        </w:rPr>
        <w:t xml:space="preserve"> Snell </w:t>
      </w:r>
      <w:r w:rsidR="00E43B39" w:rsidRPr="00B65D15">
        <w:rPr>
          <w:rFonts w:ascii="Times New Roman" w:hAnsi="Times New Roman" w:cs="Times New Roman"/>
          <w:i/>
          <w:iCs/>
          <w:sz w:val="24"/>
          <w:szCs w:val="24"/>
          <w:lang w:val="en-US"/>
        </w:rPr>
        <w:t>et al</w:t>
      </w:r>
      <w:r w:rsidR="00E43B39" w:rsidRPr="00B65D15">
        <w:rPr>
          <w:rFonts w:ascii="Times New Roman" w:hAnsi="Times New Roman" w:cs="Times New Roman"/>
          <w:sz w:val="24"/>
          <w:szCs w:val="24"/>
          <w:lang w:val="en-US"/>
        </w:rPr>
        <w:t>. 2019).</w:t>
      </w:r>
    </w:p>
    <w:p w14:paraId="00A8C196" w14:textId="384D1421" w:rsidR="00E43B39" w:rsidRPr="00B65D15" w:rsidRDefault="00E43B39" w:rsidP="002D79E1">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In recent years, wind-dispersed plants have emerged as a study system for investigating how climate change may affect dispersal</w:t>
      </w:r>
      <w:r w:rsidR="00B5499F">
        <w:rPr>
          <w:rFonts w:ascii="Times New Roman" w:hAnsi="Times New Roman" w:cs="Times New Roman"/>
          <w:sz w:val="24"/>
          <w:szCs w:val="24"/>
          <w:lang w:val="en-US"/>
        </w:rPr>
        <w:t xml:space="preserve"> of sessile organisms</w:t>
      </w:r>
      <w:r w:rsidRPr="00B65D15">
        <w:rPr>
          <w:rFonts w:ascii="Times New Roman" w:hAnsi="Times New Roman" w:cs="Times New Roman"/>
          <w:sz w:val="24"/>
          <w:szCs w:val="24"/>
          <w:lang w:val="en-US"/>
        </w:rPr>
        <w:t xml:space="preserve">, with experiments and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helping to illuminate possible shifts in dispersal patterns. For example, </w:t>
      </w:r>
      <w:proofErr w:type="spellStart"/>
      <w:r w:rsidRPr="00B65D15">
        <w:rPr>
          <w:rFonts w:ascii="Times New Roman" w:hAnsi="Times New Roman" w:cs="Times New Roman"/>
          <w:sz w:val="24"/>
          <w:szCs w:val="24"/>
          <w:lang w:val="en-US"/>
        </w:rPr>
        <w:t>Kuparinen</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(2009) use micrometeorological data to show that increased air temperatures can lead to higher rates of </w:t>
      </w:r>
      <w:r w:rsidRPr="00B65D15">
        <w:rPr>
          <w:rFonts w:ascii="Times New Roman" w:hAnsi="Times New Roman" w:cs="Times New Roman"/>
          <w:sz w:val="24"/>
          <w:szCs w:val="24"/>
          <w:lang w:val="en-US"/>
        </w:rPr>
        <w:lastRenderedPageBreak/>
        <w:t xml:space="preserve">long-distance dispersal for a variety of plant types in a southern Finland boreal forest;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use a combination of field experiments and models to examine how increases in temperature affect reproduction and </w:t>
      </w:r>
      <w:del w:id="66" w:author="Drees, Trevor" w:date="2023-04-09T12:54:00Z">
        <w:r w:rsidRPr="00B65D15" w:rsidDel="00607C91">
          <w:rPr>
            <w:rFonts w:ascii="Times New Roman" w:hAnsi="Times New Roman" w:cs="Times New Roman"/>
            <w:sz w:val="24"/>
            <w:szCs w:val="24"/>
            <w:lang w:val="en-US"/>
          </w:rPr>
          <w:delText xml:space="preserve">seed </w:delText>
        </w:r>
      </w:del>
      <w:r w:rsidRPr="00B65D15">
        <w:rPr>
          <w:rFonts w:ascii="Times New Roman" w:hAnsi="Times New Roman" w:cs="Times New Roman"/>
          <w:sz w:val="24"/>
          <w:szCs w:val="24"/>
          <w:lang w:val="en-US"/>
        </w:rPr>
        <w:t xml:space="preserve">dispersal distances in the invasive thistle </w:t>
      </w: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w:t>
      </w:r>
      <w:del w:id="67" w:author="Drees, Trevor" w:date="2023-04-09T12:55:00Z">
        <w:r w:rsidRPr="00B65D15" w:rsidDel="00607C91">
          <w:rPr>
            <w:rFonts w:ascii="Times New Roman" w:hAnsi="Times New Roman" w:cs="Times New Roman"/>
            <w:sz w:val="24"/>
            <w:szCs w:val="24"/>
            <w:lang w:val="en-US"/>
          </w:rPr>
          <w:delText xml:space="preserve">as well as how this leads to </w:delText>
        </w:r>
      </w:del>
      <w:del w:id="68" w:author="Drees, Trevor" w:date="2023-04-09T12:54:00Z">
        <w:r w:rsidRPr="00B65D15" w:rsidDel="00607C91">
          <w:rPr>
            <w:rFonts w:ascii="Times New Roman" w:hAnsi="Times New Roman" w:cs="Times New Roman"/>
            <w:sz w:val="24"/>
            <w:szCs w:val="24"/>
            <w:lang w:val="en-US"/>
          </w:rPr>
          <w:delText>an increased rate</w:delText>
        </w:r>
      </w:del>
      <w:ins w:id="69" w:author="Drees, Trevor" w:date="2023-04-09T12:55:00Z">
        <w:r w:rsidR="00607C91">
          <w:rPr>
            <w:rFonts w:ascii="Times New Roman" w:hAnsi="Times New Roman" w:cs="Times New Roman"/>
            <w:sz w:val="24"/>
            <w:szCs w:val="24"/>
            <w:lang w:val="en-US"/>
          </w:rPr>
          <w:t>and the resulting increased</w:t>
        </w:r>
      </w:ins>
      <w:ins w:id="70" w:author="Drees, Trevor" w:date="2023-04-09T12:54:00Z">
        <w:r w:rsidR="00607C91">
          <w:rPr>
            <w:rFonts w:ascii="Times New Roman" w:hAnsi="Times New Roman" w:cs="Times New Roman"/>
            <w:sz w:val="24"/>
            <w:szCs w:val="24"/>
            <w:lang w:val="en-US"/>
          </w:rPr>
          <w:t xml:space="preserve"> rates</w:t>
        </w:r>
      </w:ins>
      <w:r w:rsidRPr="00B65D15">
        <w:rPr>
          <w:rFonts w:ascii="Times New Roman" w:hAnsi="Times New Roman" w:cs="Times New Roman"/>
          <w:sz w:val="24"/>
          <w:szCs w:val="24"/>
          <w:lang w:val="en-US"/>
        </w:rPr>
        <w:t xml:space="preserve"> of population spread in the northeastern United States;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 model how predicted changes in wind speed later</w:t>
      </w:r>
      <w:del w:id="71" w:author="Drees, Trevor" w:date="2023-04-09T12:55:00Z">
        <w:r w:rsidRPr="00B65D15" w:rsidDel="00607C91">
          <w:rPr>
            <w:rFonts w:ascii="Times New Roman" w:hAnsi="Times New Roman" w:cs="Times New Roman"/>
            <w:sz w:val="24"/>
            <w:szCs w:val="24"/>
            <w:lang w:val="en-US"/>
          </w:rPr>
          <w:delText xml:space="preserve"> in</w:delText>
        </w:r>
      </w:del>
      <w:r w:rsidRPr="00B65D15">
        <w:rPr>
          <w:rFonts w:ascii="Times New Roman" w:hAnsi="Times New Roman" w:cs="Times New Roman"/>
          <w:sz w:val="24"/>
          <w:szCs w:val="24"/>
          <w:lang w:val="en-US"/>
        </w:rPr>
        <w:t xml:space="preserve"> this century would affect the spread of various wind-dispersed flora in the British Isles. Such combinations of models and experiments illustrate that climate change can impact wind-driven dispersal by affecting factors central to this process such as seed release height, wind speed, and air turbulence.</w:t>
      </w:r>
    </w:p>
    <w:p w14:paraId="65175395" w14:textId="12AA35C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Currently, the majority of dispersal studies on wind-dispersed plants model the process as occurring from a single </w:t>
      </w:r>
      <w:del w:id="72" w:author="Drees, Trevor" w:date="2023-04-09T12:50:00Z">
        <w:r w:rsidRPr="00B65D15" w:rsidDel="00607C91">
          <w:rPr>
            <w:rFonts w:ascii="Times New Roman" w:hAnsi="Times New Roman" w:cs="Times New Roman"/>
            <w:sz w:val="24"/>
            <w:szCs w:val="24"/>
            <w:lang w:val="en-US"/>
          </w:rPr>
          <w:delText xml:space="preserve">release </w:delText>
        </w:r>
      </w:del>
      <w:r w:rsidRPr="00B65D15">
        <w:rPr>
          <w:rFonts w:ascii="Times New Roman" w:hAnsi="Times New Roman" w:cs="Times New Roman"/>
          <w:sz w:val="24"/>
          <w:szCs w:val="24"/>
          <w:lang w:val="en-US"/>
        </w:rPr>
        <w:t xml:space="preserve">height, often the maximum observed seed release height; that is, </w:t>
      </w:r>
      <w:del w:id="73" w:author="Drees, Trevor" w:date="2023-04-09T12:52:00Z">
        <w:r w:rsidRPr="00B65D15" w:rsidDel="00607C91">
          <w:rPr>
            <w:rFonts w:ascii="Times New Roman" w:hAnsi="Times New Roman" w:cs="Times New Roman"/>
            <w:sz w:val="24"/>
            <w:szCs w:val="24"/>
            <w:lang w:val="en-US"/>
          </w:rPr>
          <w:delText xml:space="preserve">for </w:delText>
        </w:r>
      </w:del>
      <w:del w:id="74" w:author="Drees, Trevor" w:date="2023-04-09T12:51:00Z">
        <w:r w:rsidRPr="00B65D15" w:rsidDel="00607C91">
          <w:rPr>
            <w:rFonts w:ascii="Times New Roman" w:hAnsi="Times New Roman" w:cs="Times New Roman"/>
            <w:sz w:val="24"/>
            <w:szCs w:val="24"/>
            <w:lang w:val="en-US"/>
          </w:rPr>
          <w:delText>dispersal on the level of the individual plant</w:delText>
        </w:r>
      </w:del>
      <w:ins w:id="75" w:author="Drees, Trevor" w:date="2023-04-09T12:52:00Z">
        <w:r w:rsidR="00607C91">
          <w:rPr>
            <w:rFonts w:ascii="Times New Roman" w:hAnsi="Times New Roman" w:cs="Times New Roman"/>
            <w:sz w:val="24"/>
            <w:szCs w:val="24"/>
            <w:lang w:val="en-US"/>
          </w:rPr>
          <w:t>when estimating dispersal distances</w:t>
        </w:r>
      </w:ins>
      <w:r w:rsidRPr="00B65D15">
        <w:rPr>
          <w:rFonts w:ascii="Times New Roman" w:hAnsi="Times New Roman" w:cs="Times New Roman"/>
          <w:sz w:val="24"/>
          <w:szCs w:val="24"/>
          <w:lang w:val="en-US"/>
        </w:rPr>
        <w:t>, all seeds are assumed to be released from a single point</w:t>
      </w:r>
      <w:del w:id="76" w:author="Drees, Trevor" w:date="2023-04-09T12:52:00Z">
        <w:r w:rsidRPr="00B65D15" w:rsidDel="00607C91">
          <w:rPr>
            <w:rFonts w:ascii="Times New Roman" w:hAnsi="Times New Roman" w:cs="Times New Roman"/>
            <w:sz w:val="24"/>
            <w:szCs w:val="24"/>
            <w:lang w:val="en-US"/>
          </w:rPr>
          <w:delText xml:space="preserve"> on that plant</w:delText>
        </w:r>
      </w:del>
      <w:ins w:id="77" w:author="Drees, Trevor" w:date="2023-04-09T12:50:00Z">
        <w:r w:rsidR="00607C91">
          <w:rPr>
            <w:rFonts w:ascii="Times New Roman" w:hAnsi="Times New Roman" w:cs="Times New Roman"/>
            <w:sz w:val="24"/>
            <w:szCs w:val="24"/>
            <w:lang w:val="en-US"/>
          </w:rPr>
          <w:t>, usually at or near the top</w:t>
        </w:r>
      </w:ins>
      <w:ins w:id="78" w:author="Drees, Trevor" w:date="2023-04-09T12:52:00Z">
        <w:r w:rsidR="00607C91">
          <w:rPr>
            <w:rFonts w:ascii="Times New Roman" w:hAnsi="Times New Roman" w:cs="Times New Roman"/>
            <w:sz w:val="24"/>
            <w:szCs w:val="24"/>
            <w:lang w:val="en-US"/>
          </w:rPr>
          <w:t xml:space="preserve"> of the plant</w:t>
        </w:r>
      </w:ins>
      <w:r w:rsidRPr="00B65D15">
        <w:rPr>
          <w:rFonts w:ascii="Times New Roman" w:hAnsi="Times New Roman" w:cs="Times New Roman"/>
          <w:sz w:val="24"/>
          <w:szCs w:val="24"/>
          <w:lang w:val="en-US"/>
        </w:rPr>
        <w:t xml:space="preserve">. However, wind-dispersed plants usually have multiple reproductive structures and thus multiple points of seed release that are not necessarily the same height above the ground. Given that seed release height is an important factor in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distances (e.g.,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Kuparinen</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Nathan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because it will determine how long a seed is suspended in the air and thus how far it is carried by wind, appropriately characteri</w:t>
      </w:r>
      <w:r w:rsidR="007B1A9C">
        <w:rPr>
          <w:rFonts w:ascii="Times New Roman" w:hAnsi="Times New Roman" w:cs="Times New Roman"/>
          <w:sz w:val="24"/>
          <w:szCs w:val="24"/>
          <w:lang w:val="en-US"/>
        </w:rPr>
        <w:t>z</w:t>
      </w:r>
      <w:r w:rsidRPr="00B65D15">
        <w:rPr>
          <w:rFonts w:ascii="Times New Roman" w:hAnsi="Times New Roman" w:cs="Times New Roman"/>
          <w:sz w:val="24"/>
          <w:szCs w:val="24"/>
          <w:lang w:val="en-US"/>
        </w:rPr>
        <w:t>ing seed release heights is necessary for accurately quantifying dispersal.</w:t>
      </w:r>
      <w:del w:id="79" w:author="Drees, Trevor" w:date="2023-04-09T12:49:00Z">
        <w:r w:rsidRPr="00B65D15" w:rsidDel="00607C91">
          <w:rPr>
            <w:rFonts w:ascii="Times New Roman" w:hAnsi="Times New Roman" w:cs="Times New Roman"/>
            <w:sz w:val="24"/>
            <w:szCs w:val="24"/>
            <w:lang w:val="en-US"/>
          </w:rPr>
          <w:delText xml:space="preserve"> </w:delText>
        </w:r>
      </w:del>
      <w:r w:rsidRPr="00B65D15">
        <w:rPr>
          <w:rFonts w:ascii="Times New Roman" w:hAnsi="Times New Roman" w:cs="Times New Roman"/>
          <w:sz w:val="24"/>
          <w:szCs w:val="24"/>
          <w:lang w:val="en-US"/>
        </w:rPr>
        <w:t xml:space="preserve"> By accounting for the distribution of seed release heights within individuals instead of using</w:t>
      </w:r>
      <w:ins w:id="80" w:author="Drees, Trevor" w:date="2023-04-09T12:50:00Z">
        <w:r w:rsidR="00607C91">
          <w:rPr>
            <w:rFonts w:ascii="Times New Roman" w:hAnsi="Times New Roman" w:cs="Times New Roman"/>
            <w:sz w:val="24"/>
            <w:szCs w:val="24"/>
            <w:lang w:val="en-US"/>
          </w:rPr>
          <w:t xml:space="preserve"> a point source at</w:t>
        </w:r>
      </w:ins>
      <w:r w:rsidRPr="00B65D15">
        <w:rPr>
          <w:rFonts w:ascii="Times New Roman" w:hAnsi="Times New Roman" w:cs="Times New Roman"/>
          <w:sz w:val="24"/>
          <w:szCs w:val="24"/>
          <w:lang w:val="en-US"/>
        </w:rPr>
        <w:t xml:space="preserve"> the maximum height, more representative dispersal estimates can be constructed. However, </w:t>
      </w:r>
      <w:del w:id="81" w:author="Drees, Trevor" w:date="2023-04-09T21:52:00Z">
        <w:r w:rsidRPr="00B65D15" w:rsidDel="00B55ACF">
          <w:rPr>
            <w:rFonts w:ascii="Times New Roman" w:hAnsi="Times New Roman" w:cs="Times New Roman"/>
            <w:sz w:val="24"/>
            <w:szCs w:val="24"/>
            <w:lang w:val="en-US"/>
          </w:rPr>
          <w:delText xml:space="preserve">the need for </w:delText>
        </w:r>
      </w:del>
      <w:r w:rsidRPr="00B65D15">
        <w:rPr>
          <w:rFonts w:ascii="Times New Roman" w:hAnsi="Times New Roman" w:cs="Times New Roman"/>
          <w:sz w:val="24"/>
          <w:szCs w:val="24"/>
          <w:lang w:val="en-US"/>
        </w:rPr>
        <w:t xml:space="preserve">using the distribution of seed release heights in dispersal models may or may not be necessary depending on plant morphology and variation in these seed release heights (Cousens and Rawlinson 2001). On one hand, for plants with a single small inflorescence or many small inflorescences at approximately the same height, estimation of seed release from a single point </w:t>
      </w:r>
      <w:r w:rsidRPr="00B65D15">
        <w:rPr>
          <w:rFonts w:ascii="Times New Roman" w:hAnsi="Times New Roman" w:cs="Times New Roman"/>
          <w:sz w:val="24"/>
          <w:szCs w:val="24"/>
          <w:lang w:val="en-US"/>
        </w:rPr>
        <w:lastRenderedPageBreak/>
        <w:t>source may be appropriate; on the other hand, for plants where inflorescence height varies dramatically, using the distribution of flower heights may be more appropriate.</w:t>
      </w:r>
    </w:p>
    <w:p w14:paraId="38211E7C" w14:textId="26AABB9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Here, </w:t>
      </w:r>
      <w:r w:rsidR="001C5A62" w:rsidRPr="00B65D15">
        <w:rPr>
          <w:rFonts w:ascii="Times New Roman" w:hAnsi="Times New Roman" w:cs="Times New Roman"/>
          <w:sz w:val="24"/>
          <w:szCs w:val="24"/>
          <w:lang w:val="en-US"/>
        </w:rPr>
        <w:t>we combine</w:t>
      </w:r>
      <w:r w:rsidRPr="00B65D15">
        <w:rPr>
          <w:rFonts w:ascii="Times New Roman" w:hAnsi="Times New Roman" w:cs="Times New Roman"/>
          <w:sz w:val="24"/>
          <w:szCs w:val="24"/>
          <w:lang w:val="en-US"/>
        </w:rPr>
        <w:t xml:space="preserve"> field experiments and dispersal </w:t>
      </w:r>
      <w:r w:rsidR="001C5A62"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 xml:space="preserve">to assess effects of climate change on dispersal when accounting for multiple release heights within individuals where seed release heights vary extensively. We focus our investigation on climate change in the form of increases in mean </w:t>
      </w:r>
      <w:proofErr w:type="gramStart"/>
      <w:r w:rsidRPr="00B65D15">
        <w:rPr>
          <w:rFonts w:ascii="Times New Roman" w:hAnsi="Times New Roman" w:cs="Times New Roman"/>
          <w:sz w:val="24"/>
          <w:szCs w:val="24"/>
          <w:lang w:val="en-US"/>
        </w:rPr>
        <w:t>temperature, and</w:t>
      </w:r>
      <w:proofErr w:type="gramEnd"/>
      <w:r w:rsidRPr="00B65D15">
        <w:rPr>
          <w:rFonts w:ascii="Times New Roman" w:hAnsi="Times New Roman" w:cs="Times New Roman"/>
          <w:sz w:val="24"/>
          <w:szCs w:val="24"/>
          <w:lang w:val="en-US"/>
        </w:rPr>
        <w:t xml:space="preserve"> seek to examine effects of increased growing temperature on dispersal </w:t>
      </w:r>
      <w:ins w:id="82" w:author="Drees, Trevor" w:date="2023-04-09T11:26:00Z">
        <w:r w:rsidR="005A6494">
          <w:rPr>
            <w:rFonts w:ascii="Times New Roman" w:hAnsi="Times New Roman" w:cs="Times New Roman"/>
            <w:sz w:val="24"/>
            <w:szCs w:val="24"/>
            <w:lang w:val="en-US"/>
          </w:rPr>
          <w:t xml:space="preserve">and invasion rates </w:t>
        </w:r>
      </w:ins>
      <w:r w:rsidRPr="00B65D15">
        <w:rPr>
          <w:rFonts w:ascii="Times New Roman" w:hAnsi="Times New Roman" w:cs="Times New Roman"/>
          <w:sz w:val="24"/>
          <w:szCs w:val="24"/>
          <w:lang w:val="en-US"/>
        </w:rPr>
        <w:t xml:space="preserve">while accounting for the entire distribution of seed release heights rather than a point source at the maximum. </w:t>
      </w:r>
      <w:r w:rsidR="001C5A62" w:rsidRPr="00B65D15">
        <w:rPr>
          <w:rFonts w:ascii="Times New Roman" w:hAnsi="Times New Roman" w:cs="Times New Roman"/>
          <w:sz w:val="24"/>
          <w:szCs w:val="24"/>
          <w:lang w:val="en-US"/>
        </w:rPr>
        <w:t>Here</w:t>
      </w:r>
      <w:r w:rsidRPr="00B65D15">
        <w:rPr>
          <w:rFonts w:ascii="Times New Roman" w:hAnsi="Times New Roman" w:cs="Times New Roman"/>
          <w:sz w:val="24"/>
          <w:szCs w:val="24"/>
          <w:lang w:val="en-US"/>
        </w:rPr>
        <w:t xml:space="preserve">, we address three questions of interest. First, how does increased temperature affect the distribution of flower head heights (and thus seed release heights)? Second, how does increased growing temperature affect dispersal </w:t>
      </w:r>
      <w:del w:id="83" w:author="Drees, Trevor" w:date="2023-04-09T11:26:00Z">
        <w:r w:rsidRPr="00B65D15" w:rsidDel="005A6494">
          <w:rPr>
            <w:rFonts w:ascii="Times New Roman" w:hAnsi="Times New Roman" w:cs="Times New Roman"/>
            <w:sz w:val="24"/>
            <w:szCs w:val="24"/>
            <w:lang w:val="en-US"/>
          </w:rPr>
          <w:delText xml:space="preserve">patterns and </w:delText>
        </w:r>
      </w:del>
      <w:r w:rsidRPr="00B65D15">
        <w:rPr>
          <w:rFonts w:ascii="Times New Roman" w:hAnsi="Times New Roman" w:cs="Times New Roman"/>
          <w:sz w:val="24"/>
          <w:szCs w:val="24"/>
          <w:lang w:val="en-US"/>
        </w:rPr>
        <w:t>distances</w:t>
      </w:r>
      <w:ins w:id="84" w:author="Drees, Trevor" w:date="2023-04-09T11:26:00Z">
        <w:r w:rsidR="005A6494">
          <w:rPr>
            <w:rFonts w:ascii="Times New Roman" w:hAnsi="Times New Roman" w:cs="Times New Roman"/>
            <w:sz w:val="24"/>
            <w:szCs w:val="24"/>
            <w:lang w:val="en-US"/>
          </w:rPr>
          <w:t xml:space="preserve"> and invasion rates</w:t>
        </w:r>
      </w:ins>
      <w:r w:rsidRPr="00B65D15">
        <w:rPr>
          <w:rFonts w:ascii="Times New Roman" w:hAnsi="Times New Roman" w:cs="Times New Roman"/>
          <w:sz w:val="24"/>
          <w:szCs w:val="24"/>
          <w:lang w:val="en-US"/>
        </w:rPr>
        <w:t xml:space="preserve"> over the distribution of flower head heights? And third, are there differences in dispersal </w:t>
      </w:r>
      <w:del w:id="85" w:author="Drees, Trevor" w:date="2023-04-09T11:26:00Z">
        <w:r w:rsidRPr="00B65D15" w:rsidDel="005A6494">
          <w:rPr>
            <w:rFonts w:ascii="Times New Roman" w:hAnsi="Times New Roman" w:cs="Times New Roman"/>
            <w:sz w:val="24"/>
            <w:szCs w:val="24"/>
            <w:lang w:val="en-US"/>
          </w:rPr>
          <w:delText>patterns and distances</w:delText>
        </w:r>
      </w:del>
      <w:ins w:id="86" w:author="Drees, Trevor" w:date="2023-04-09T11:26:00Z">
        <w:r w:rsidR="005A6494">
          <w:rPr>
            <w:rFonts w:ascii="Times New Roman" w:hAnsi="Times New Roman" w:cs="Times New Roman"/>
            <w:sz w:val="24"/>
            <w:szCs w:val="24"/>
            <w:lang w:val="en-US"/>
          </w:rPr>
          <w:t>distances and invasion rates</w:t>
        </w:r>
      </w:ins>
      <w:r w:rsidRPr="00B65D15">
        <w:rPr>
          <w:rFonts w:ascii="Times New Roman" w:hAnsi="Times New Roman" w:cs="Times New Roman"/>
          <w:sz w:val="24"/>
          <w:szCs w:val="24"/>
          <w:lang w:val="en-US"/>
        </w:rPr>
        <w:t xml:space="preserve"> when using the distribution of seed release heights rather than </w:t>
      </w:r>
      <w:ins w:id="87" w:author="Drees, Trevor" w:date="2023-04-09T13:01:00Z">
        <w:r w:rsidR="00452357">
          <w:rPr>
            <w:rFonts w:ascii="Times New Roman" w:hAnsi="Times New Roman" w:cs="Times New Roman"/>
            <w:sz w:val="24"/>
            <w:szCs w:val="24"/>
            <w:lang w:val="en-US"/>
          </w:rPr>
          <w:t>a point source at the</w:t>
        </w:r>
      </w:ins>
      <w:del w:id="88" w:author="Drees, Trevor" w:date="2023-04-09T13:01:00Z">
        <w:r w:rsidRPr="00B65D15" w:rsidDel="00452357">
          <w:rPr>
            <w:rFonts w:ascii="Times New Roman" w:hAnsi="Times New Roman" w:cs="Times New Roman"/>
            <w:sz w:val="24"/>
            <w:szCs w:val="24"/>
            <w:lang w:val="en-US"/>
          </w:rPr>
          <w:delText>the</w:delText>
        </w:r>
      </w:del>
      <w:r w:rsidRPr="00B65D15">
        <w:rPr>
          <w:rFonts w:ascii="Times New Roman" w:hAnsi="Times New Roman" w:cs="Times New Roman"/>
          <w:sz w:val="24"/>
          <w:szCs w:val="24"/>
          <w:lang w:val="en-US"/>
        </w:rPr>
        <w:t xml:space="preserve"> maximum height?</w:t>
      </w:r>
    </w:p>
    <w:p w14:paraId="699B45F9" w14:textId="4849F175"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 xml:space="preserve">Methods and </w:t>
      </w:r>
      <w:r w:rsidR="00425A2B" w:rsidRPr="00B65D15">
        <w:rPr>
          <w:rFonts w:ascii="Times New Roman" w:hAnsi="Times New Roman" w:cs="Times New Roman"/>
          <w:b/>
          <w:bCs/>
          <w:sz w:val="24"/>
          <w:szCs w:val="24"/>
          <w:lang w:val="en-US"/>
        </w:rPr>
        <w:t>m</w:t>
      </w:r>
      <w:r w:rsidRPr="00B65D15">
        <w:rPr>
          <w:rFonts w:ascii="Times New Roman" w:hAnsi="Times New Roman" w:cs="Times New Roman"/>
          <w:b/>
          <w:bCs/>
          <w:sz w:val="24"/>
          <w:szCs w:val="24"/>
          <w:lang w:val="en-US"/>
        </w:rPr>
        <w:t>aterials</w:t>
      </w:r>
    </w:p>
    <w:p w14:paraId="04D853E0" w14:textId="69864D2B" w:rsidR="00E43B39" w:rsidRPr="00B65D15" w:rsidRDefault="00E43B39" w:rsidP="00302615">
      <w:pPr>
        <w:spacing w:after="120" w:line="480" w:lineRule="auto"/>
        <w:rPr>
          <w:rFonts w:ascii="Times New Roman" w:hAnsi="Times New Roman" w:cs="Times New Roman"/>
          <w:i/>
          <w:iCs/>
          <w:sz w:val="24"/>
          <w:szCs w:val="24"/>
          <w:lang w:val="en-US"/>
        </w:rPr>
      </w:pPr>
      <w:r w:rsidRPr="00B65D15">
        <w:rPr>
          <w:rFonts w:ascii="Times New Roman" w:hAnsi="Times New Roman" w:cs="Times New Roman"/>
          <w:b/>
          <w:bCs/>
          <w:i/>
          <w:iCs/>
          <w:sz w:val="24"/>
          <w:szCs w:val="24"/>
          <w:lang w:val="en-US"/>
        </w:rPr>
        <w:t>Study</w:t>
      </w:r>
      <w:r w:rsidRPr="00B65D15">
        <w:rPr>
          <w:rFonts w:ascii="Times New Roman" w:hAnsi="Times New Roman" w:cs="Times New Roman"/>
          <w:i/>
          <w:iCs/>
          <w:sz w:val="24"/>
          <w:szCs w:val="24"/>
          <w:lang w:val="en-US"/>
        </w:rPr>
        <w:t xml:space="preserve"> </w:t>
      </w:r>
      <w:r w:rsidR="00425A2B" w:rsidRPr="00B65D15">
        <w:rPr>
          <w:rFonts w:ascii="Times New Roman" w:hAnsi="Times New Roman" w:cs="Times New Roman"/>
          <w:b/>
          <w:bCs/>
          <w:i/>
          <w:iCs/>
          <w:sz w:val="24"/>
          <w:szCs w:val="24"/>
          <w:lang w:val="en-US"/>
        </w:rPr>
        <w:t>s</w:t>
      </w:r>
      <w:r w:rsidRPr="00B65D15">
        <w:rPr>
          <w:rFonts w:ascii="Times New Roman" w:hAnsi="Times New Roman" w:cs="Times New Roman"/>
          <w:b/>
          <w:bCs/>
          <w:i/>
          <w:iCs/>
          <w:sz w:val="24"/>
          <w:szCs w:val="24"/>
          <w:lang w:val="en-US"/>
        </w:rPr>
        <w:t>pecies</w:t>
      </w:r>
    </w:p>
    <w:p w14:paraId="7A1679DC" w14:textId="64E7A6CC"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i/>
          <w:iCs/>
          <w:sz w:val="24"/>
          <w:szCs w:val="24"/>
          <w:lang w:val="en-US"/>
        </w:rPr>
        <w:t>Carduus nutans</w:t>
      </w:r>
      <w:r w:rsidRPr="00B65D15">
        <w:rPr>
          <w:rFonts w:ascii="Times New Roman" w:hAnsi="Times New Roman" w:cs="Times New Roman"/>
          <w:sz w:val="24"/>
          <w:szCs w:val="24"/>
          <w:lang w:val="en-US"/>
        </w:rPr>
        <w:t xml:space="preserve"> L. (“musk thistle” or “nodding thistle”) and </w:t>
      </w:r>
      <w:r w:rsidRPr="00B65D15">
        <w:rPr>
          <w:rFonts w:ascii="Times New Roman" w:hAnsi="Times New Roman" w:cs="Times New Roman"/>
          <w:i/>
          <w:iCs/>
          <w:sz w:val="24"/>
          <w:szCs w:val="24"/>
          <w:lang w:val="en-US"/>
        </w:rPr>
        <w:t xml:space="preserve">Carduus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L. (“</w:t>
      </w:r>
      <w:proofErr w:type="spellStart"/>
      <w:r w:rsidRPr="00B65D15">
        <w:rPr>
          <w:rFonts w:ascii="Times New Roman" w:hAnsi="Times New Roman" w:cs="Times New Roman"/>
          <w:sz w:val="24"/>
          <w:szCs w:val="24"/>
          <w:lang w:val="en-US"/>
        </w:rPr>
        <w:t>plumeless</w:t>
      </w:r>
      <w:proofErr w:type="spellEnd"/>
      <w:r w:rsidRPr="00B65D15">
        <w:rPr>
          <w:rFonts w:ascii="Times New Roman" w:hAnsi="Times New Roman" w:cs="Times New Roman"/>
          <w:sz w:val="24"/>
          <w:szCs w:val="24"/>
          <w:lang w:val="en-US"/>
        </w:rPr>
        <w:t xml:space="preserve"> thistle”) are closely related invasive thistles in the Asteraceae family. Both species germinate in autumn or spring and bolt in the early summer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reproduce exclusively by seed, and have monocarpic perennial life cycles that have been demonstrated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to shift from biennial towards annual under warming conditions (Keller and Shea 2021). While sharing similar life histories, the two species display significant morphological differences in dispersal-related characteristics such as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number of flower heads</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flower head size</w:t>
      </w:r>
      <w:r w:rsidR="00343006" w:rsidRPr="00B65D15">
        <w:rPr>
          <w:rFonts w:ascii="Times New Roman" w:hAnsi="Times New Roman" w:cs="Times New Roman"/>
          <w:sz w:val="24"/>
          <w:szCs w:val="24"/>
          <w:lang w:val="en-US"/>
        </w:rPr>
        <w:t xml:space="preserve">, </w:t>
      </w:r>
      <w:r w:rsidR="00187A9B" w:rsidRPr="00B65D15">
        <w:rPr>
          <w:rFonts w:ascii="Times New Roman" w:hAnsi="Times New Roman" w:cs="Times New Roman"/>
          <w:sz w:val="24"/>
          <w:szCs w:val="24"/>
          <w:lang w:val="en-US"/>
        </w:rPr>
        <w:t>seed count</w:t>
      </w:r>
      <w:r w:rsidRPr="00B65D15">
        <w:rPr>
          <w:rFonts w:ascii="Times New Roman" w:hAnsi="Times New Roman" w:cs="Times New Roman"/>
          <w:sz w:val="24"/>
          <w:szCs w:val="24"/>
          <w:lang w:val="en-US"/>
        </w:rPr>
        <w:t xml:space="preserve"> per flower head</w:t>
      </w:r>
      <w:r w:rsidR="0034300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and distribution of flower heads across an individual (Desrochers </w:t>
      </w:r>
      <w:r w:rsidRPr="00B65D15">
        <w:rPr>
          <w:rFonts w:ascii="Times New Roman" w:hAnsi="Times New Roman" w:cs="Times New Roman"/>
          <w:i/>
          <w:iCs/>
          <w:sz w:val="24"/>
          <w:szCs w:val="24"/>
          <w:lang w:val="en-US"/>
        </w:rPr>
        <w:t xml:space="preserve">et </w:t>
      </w:r>
      <w:r w:rsidRPr="00B65D15">
        <w:rPr>
          <w:rFonts w:ascii="Times New Roman" w:hAnsi="Times New Roman" w:cs="Times New Roman"/>
          <w:i/>
          <w:iCs/>
          <w:sz w:val="24"/>
          <w:szCs w:val="24"/>
          <w:lang w:val="en-US"/>
        </w:rPr>
        <w:lastRenderedPageBreak/>
        <w:t>al</w:t>
      </w:r>
      <w:r w:rsidRPr="00B65D15">
        <w:rPr>
          <w:rFonts w:ascii="Times New Roman" w:hAnsi="Times New Roman" w:cs="Times New Roman"/>
          <w:sz w:val="24"/>
          <w:szCs w:val="24"/>
          <w:lang w:val="en-US"/>
        </w:rPr>
        <w:t>. 1988). These thistles have high reproductive potential and are a considerable agricultural pest since they thrive in pastures, are unpalatable to most grazers, and decrease pasture productivity (</w:t>
      </w:r>
      <w:proofErr w:type="spellStart"/>
      <w:r w:rsidRPr="00B65D15">
        <w:rPr>
          <w:rFonts w:ascii="Times New Roman" w:hAnsi="Times New Roman" w:cs="Times New Roman"/>
          <w:sz w:val="24"/>
          <w:szCs w:val="24"/>
          <w:lang w:val="en-US"/>
        </w:rPr>
        <w:t>Trumble</w:t>
      </w:r>
      <w:proofErr w:type="spellEnd"/>
      <w:r w:rsidRPr="00B65D15">
        <w:rPr>
          <w:rFonts w:ascii="Times New Roman" w:hAnsi="Times New Roman" w:cs="Times New Roman"/>
          <w:sz w:val="24"/>
          <w:szCs w:val="24"/>
          <w:lang w:val="en-US"/>
        </w:rPr>
        <w:t xml:space="preserve"> and </w:t>
      </w:r>
      <w:proofErr w:type="spellStart"/>
      <w:r w:rsidRPr="00B65D15">
        <w:rPr>
          <w:rFonts w:ascii="Times New Roman" w:hAnsi="Times New Roman" w:cs="Times New Roman"/>
          <w:sz w:val="24"/>
          <w:szCs w:val="24"/>
          <w:lang w:val="en-US"/>
        </w:rPr>
        <w:t>Kok</w:t>
      </w:r>
      <w:proofErr w:type="spellEnd"/>
      <w:r w:rsidRPr="00B65D15">
        <w:rPr>
          <w:rFonts w:ascii="Times New Roman" w:hAnsi="Times New Roman" w:cs="Times New Roman"/>
          <w:sz w:val="24"/>
          <w:szCs w:val="24"/>
          <w:lang w:val="en-US"/>
        </w:rPr>
        <w:t xml:space="preserve"> 1982). In addition to pastures, these thistles occur in other highly disturbed areas such as drainages and roadsides. Both species can be found across the U.S. (Allen and Shea 2006</w:t>
      </w:r>
      <w:proofErr w:type="gramStart"/>
      <w:r w:rsidRPr="00B65D15">
        <w:rPr>
          <w:rFonts w:ascii="Times New Roman" w:hAnsi="Times New Roman" w:cs="Times New Roman"/>
          <w:sz w:val="24"/>
          <w:szCs w:val="24"/>
          <w:lang w:val="en-US"/>
        </w:rPr>
        <w:t>), and</w:t>
      </w:r>
      <w:proofErr w:type="gramEnd"/>
      <w:r w:rsidRPr="00B65D15">
        <w:rPr>
          <w:rFonts w:ascii="Times New Roman" w:hAnsi="Times New Roman" w:cs="Times New Roman"/>
          <w:sz w:val="24"/>
          <w:szCs w:val="24"/>
          <w:lang w:val="en-US"/>
        </w:rPr>
        <w:t xml:space="preserve"> are listed as noxious weeds in several states (Skinner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2000).</w:t>
      </w:r>
    </w:p>
    <w:p w14:paraId="4B4DE3AF" w14:textId="774CE858" w:rsidR="00E43B39" w:rsidRPr="00B65D15" w:rsidRDefault="00E43B39" w:rsidP="00425A2B">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Wind serves as the primary dispersal vector 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of both species display a prominent pappus that, when remaining attached to the achene, decreases falling velocity and makes it possible for seeds to be carried long distances. For example,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detected seeds traveling away from their parent plants at distances up to 96 m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16 m for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though longer distances are likely possible in extreme wind events. The achenes and pappi of both species differ in size; </w:t>
      </w:r>
      <w:r w:rsidRPr="00B65D15">
        <w:rPr>
          <w:rFonts w:ascii="Times New Roman" w:hAnsi="Times New Roman" w:cs="Times New Roman"/>
          <w:i/>
          <w:iCs/>
          <w:sz w:val="24"/>
          <w:szCs w:val="24"/>
          <w:lang w:val="en-US"/>
        </w:rPr>
        <w:t xml:space="preserve">C. nutans </w:t>
      </w:r>
      <w:r w:rsidRPr="00B65D15">
        <w:rPr>
          <w:rFonts w:ascii="Times New Roman" w:hAnsi="Times New Roman" w:cs="Times New Roman"/>
          <w:sz w:val="24"/>
          <w:szCs w:val="24"/>
          <w:lang w:val="en-US"/>
        </w:rPr>
        <w:t>seeds</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are on average larger than those of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there is between- and within-species variation in plume loading and plume density that generates variation in seed terminal velocity. Here, we focus on wind-driven primary dispersal that may be affected by an additional potential source of variation</w:t>
      </w:r>
      <w:r w:rsidR="007B1A9C">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seed release height.</w:t>
      </w:r>
    </w:p>
    <w:p w14:paraId="062486AC" w14:textId="1F005519"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Experimental </w:t>
      </w:r>
      <w:r w:rsidR="00425A2B" w:rsidRPr="00B65D15">
        <w:rPr>
          <w:rFonts w:ascii="Times New Roman" w:hAnsi="Times New Roman" w:cs="Times New Roman"/>
          <w:b/>
          <w:bCs/>
          <w:i/>
          <w:iCs/>
          <w:sz w:val="24"/>
          <w:szCs w:val="24"/>
          <w:lang w:val="en-US"/>
        </w:rPr>
        <w:t>d</w:t>
      </w:r>
      <w:r w:rsidRPr="00B65D15">
        <w:rPr>
          <w:rFonts w:ascii="Times New Roman" w:hAnsi="Times New Roman" w:cs="Times New Roman"/>
          <w:b/>
          <w:bCs/>
          <w:i/>
          <w:iCs/>
          <w:sz w:val="24"/>
          <w:szCs w:val="24"/>
          <w:lang w:val="en-US"/>
        </w:rPr>
        <w:t>esign</w:t>
      </w:r>
    </w:p>
    <w:p w14:paraId="424F1CA5" w14:textId="74A8DD8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Experiments measuring the effects of warming on the distribution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flower head heights were conducted at the Russell E. Larson Agricultural Research Farm in Rock Springs, Pennsylvania. The field site was previously a </w:t>
      </w:r>
      <w:r w:rsidR="00A449D9">
        <w:rPr>
          <w:rFonts w:ascii="Times New Roman" w:hAnsi="Times New Roman" w:cs="Times New Roman"/>
          <w:sz w:val="24"/>
          <w:szCs w:val="24"/>
          <w:lang w:val="en-US"/>
        </w:rPr>
        <w:t xml:space="preserve">rocky-soiled pasture </w:t>
      </w:r>
      <w:r w:rsidRPr="00B65D15">
        <w:rPr>
          <w:rFonts w:ascii="Times New Roman" w:hAnsi="Times New Roman" w:cs="Times New Roman"/>
          <w:sz w:val="24"/>
          <w:szCs w:val="24"/>
          <w:lang w:val="en-US"/>
        </w:rPr>
        <w:t>at the base of a mountain ridge dominated by deciduous forest. To simulate the disturbed habitats in which these thistles are often found, aboveground vegetation at the site was killed using an offset disk, and the soil surface was leveled using a roller harrow before any planting occurred.</w:t>
      </w:r>
    </w:p>
    <w:p w14:paraId="700ACD91" w14:textId="05821FC9"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lastRenderedPageBreak/>
        <w:t xml:space="preserve">After being started in a greenhouse for approximately one month, thistle rosettes for each species were planted in groups of four, each in a 2m x 2m plot. To simulate increased ambient temperatures, 100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48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randomly chosen to be passively warmed using fib</w:t>
      </w:r>
      <w:r w:rsidR="007B1A9C">
        <w:rPr>
          <w:rFonts w:ascii="Times New Roman" w:hAnsi="Times New Roman" w:cs="Times New Roman"/>
          <w:sz w:val="24"/>
          <w:szCs w:val="24"/>
          <w:lang w:val="en-US"/>
        </w:rPr>
        <w:t>er</w:t>
      </w:r>
      <w:r w:rsidRPr="00B65D15">
        <w:rPr>
          <w:rFonts w:ascii="Times New Roman" w:hAnsi="Times New Roman" w:cs="Times New Roman"/>
          <w:sz w:val="24"/>
          <w:szCs w:val="24"/>
          <w:lang w:val="en-US"/>
        </w:rPr>
        <w:t>glass open-top chambers (OTC</w:t>
      </w:r>
      <w:r w:rsidR="002B47F1">
        <w:rPr>
          <w:rFonts w:ascii="Times New Roman" w:hAnsi="Times New Roman" w:cs="Times New Roman"/>
          <w:sz w:val="24"/>
          <w:szCs w:val="24"/>
          <w:lang w:val="en-US"/>
        </w:rPr>
        <w:t>s</w:t>
      </w:r>
      <w:r w:rsidRPr="00B65D15">
        <w:rPr>
          <w:rFonts w:ascii="Times New Roman" w:hAnsi="Times New Roman" w:cs="Times New Roman"/>
          <w:sz w:val="24"/>
          <w:szCs w:val="24"/>
          <w:lang w:val="en-US"/>
        </w:rPr>
        <w:t xml:space="preserve">) shortly after being planted in the field.  A total of 272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136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planted in 17 blocks, with each block consisting of 16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8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The OTCs used in this experiment simulate an approximately 0.6 °C increase in temperature while not affecting soil moisture or snow depth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and are built to the specifications listed in the International Tundra Experiment Manual (</w:t>
      </w:r>
      <w:proofErr w:type="spellStart"/>
      <w:r w:rsidRPr="00B65D15">
        <w:rPr>
          <w:rFonts w:ascii="Times New Roman" w:hAnsi="Times New Roman" w:cs="Times New Roman"/>
          <w:sz w:val="24"/>
          <w:szCs w:val="24"/>
          <w:lang w:val="en-US"/>
        </w:rPr>
        <w:t>Molau</w:t>
      </w:r>
      <w:proofErr w:type="spellEnd"/>
      <w:r w:rsidRPr="00B65D15">
        <w:rPr>
          <w:rFonts w:ascii="Times New Roman" w:hAnsi="Times New Roman" w:cs="Times New Roman"/>
          <w:sz w:val="24"/>
          <w:szCs w:val="24"/>
          <w:lang w:val="en-US"/>
        </w:rPr>
        <w:t xml:space="preserve"> and </w:t>
      </w:r>
      <w:proofErr w:type="spellStart"/>
      <w:r w:rsidRPr="00B65D15">
        <w:rPr>
          <w:rFonts w:ascii="Times New Roman" w:hAnsi="Times New Roman" w:cs="Times New Roman"/>
          <w:sz w:val="24"/>
          <w:szCs w:val="24"/>
          <w:lang w:val="en-US"/>
        </w:rPr>
        <w:t>Mølgaard</w:t>
      </w:r>
      <w:proofErr w:type="spellEnd"/>
      <w:r w:rsidRPr="00B65D15">
        <w:rPr>
          <w:rFonts w:ascii="Times New Roman" w:hAnsi="Times New Roman" w:cs="Times New Roman"/>
          <w:sz w:val="24"/>
          <w:szCs w:val="24"/>
          <w:lang w:val="en-US"/>
        </w:rPr>
        <w:t xml:space="preserve"> 1996). All OTCs were held into the ground with rebar and remained in place for the remainder of the thistle life cycle. Over the course of the experiment, plot vegetation was trimmed to prevent confounding with different vegetation interactions while simulating growth after invasion into newly disturbed ground; however, vegetation was not trimmed in winter due to snow cover. </w:t>
      </w:r>
    </w:p>
    <w:p w14:paraId="7EAFE4EF" w14:textId="1097068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As flowers began to set seed, mesh pollen bags were used to keep seeds from escaping into the environment while still allowing the flowers access to air, water, and sunlight. Once any </w:t>
      </w:r>
      <w:proofErr w:type="gramStart"/>
      <w:r w:rsidRPr="00B65D15">
        <w:rPr>
          <w:rFonts w:ascii="Times New Roman" w:hAnsi="Times New Roman" w:cs="Times New Roman"/>
          <w:sz w:val="24"/>
          <w:szCs w:val="24"/>
          <w:lang w:val="en-US"/>
        </w:rPr>
        <w:t>particular individual</w:t>
      </w:r>
      <w:proofErr w:type="gramEnd"/>
      <w:r w:rsidRPr="00B65D15">
        <w:rPr>
          <w:rFonts w:ascii="Times New Roman" w:hAnsi="Times New Roman" w:cs="Times New Roman"/>
          <w:sz w:val="24"/>
          <w:szCs w:val="24"/>
          <w:lang w:val="en-US"/>
        </w:rPr>
        <w:t xml:space="preserve"> either a) desiccated, b) collapsed under its own weight, or c) stopped producing new flower buds, the heights of all flower heads on the individual were measured before cutting the plant down. In instances where pollen bags caused flower heads to droop, the erect height of the flower head was measured. All flower head height measurements were taken over the course of three weeks, starting in mid-July and terminating in early August.</w:t>
      </w:r>
    </w:p>
    <w:p w14:paraId="3CEE9F8F" w14:textId="39A6619C"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Dispersal </w:t>
      </w:r>
      <w:ins w:id="89" w:author="Drees, Trevor" w:date="2023-04-01T16:36:00Z">
        <w:r w:rsidR="0008594E">
          <w:rPr>
            <w:rFonts w:ascii="Times New Roman" w:hAnsi="Times New Roman" w:cs="Times New Roman"/>
            <w:b/>
            <w:bCs/>
            <w:i/>
            <w:iCs/>
            <w:sz w:val="24"/>
            <w:szCs w:val="24"/>
            <w:lang w:val="en-US"/>
          </w:rPr>
          <w:t xml:space="preserve">and spread </w:t>
        </w:r>
      </w:ins>
      <w:proofErr w:type="gramStart"/>
      <w:r w:rsidRPr="00B65D15">
        <w:rPr>
          <w:rFonts w:ascii="Times New Roman" w:hAnsi="Times New Roman" w:cs="Times New Roman"/>
          <w:b/>
          <w:bCs/>
          <w:i/>
          <w:iCs/>
          <w:sz w:val="24"/>
          <w:szCs w:val="24"/>
          <w:lang w:val="en-US"/>
        </w:rPr>
        <w:t>model</w:t>
      </w:r>
      <w:ins w:id="90" w:author="Drees, Trevor" w:date="2023-04-01T16:36:00Z">
        <w:r w:rsidR="0008594E">
          <w:rPr>
            <w:rFonts w:ascii="Times New Roman" w:hAnsi="Times New Roman" w:cs="Times New Roman"/>
            <w:b/>
            <w:bCs/>
            <w:i/>
            <w:iCs/>
            <w:sz w:val="24"/>
            <w:szCs w:val="24"/>
            <w:lang w:val="en-US"/>
          </w:rPr>
          <w:t>s</w:t>
        </w:r>
      </w:ins>
      <w:proofErr w:type="gramEnd"/>
    </w:p>
    <w:p w14:paraId="296BF8CF" w14:textId="75526C43"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Dispersal was </w:t>
      </w:r>
      <w:r w:rsidR="001C5A62" w:rsidRPr="00B65D15">
        <w:rPr>
          <w:rFonts w:ascii="Times New Roman" w:hAnsi="Times New Roman" w:cs="Times New Roman"/>
          <w:sz w:val="24"/>
          <w:szCs w:val="24"/>
          <w:lang w:val="en-US"/>
        </w:rPr>
        <w:t>modeled</w:t>
      </w:r>
      <w:r w:rsidRPr="00B65D15">
        <w:rPr>
          <w:rFonts w:ascii="Times New Roman" w:hAnsi="Times New Roman" w:cs="Times New Roman"/>
          <w:sz w:val="24"/>
          <w:szCs w:val="24"/>
          <w:lang w:val="en-US"/>
        </w:rPr>
        <w:t xml:space="preserve"> using the Wald analytical long-distance dispersal (WALD) model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2005). This mechanistic model, based in fluid dynamics, predicts the distribution of </w:t>
      </w:r>
      <w:r w:rsidRPr="00B65D15">
        <w:rPr>
          <w:rFonts w:ascii="Times New Roman" w:hAnsi="Times New Roman" w:cs="Times New Roman"/>
          <w:sz w:val="24"/>
          <w:szCs w:val="24"/>
          <w:lang w:val="en-US"/>
        </w:rPr>
        <w:lastRenderedPageBreak/>
        <w:t>propagule dispersal distances by wind and has been shown to be a suitable approximation of empirically determined kernels for wind-dispersed plants (</w:t>
      </w:r>
      <w:proofErr w:type="spellStart"/>
      <w:r w:rsidRPr="00B65D15">
        <w:rPr>
          <w:rFonts w:ascii="Times New Roman" w:hAnsi="Times New Roman" w:cs="Times New Roman"/>
          <w:sz w:val="24"/>
          <w:szCs w:val="24"/>
          <w:lang w:val="en-US"/>
        </w:rPr>
        <w:t>Katul</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2005</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2012). The </w:t>
      </w:r>
      <w:r w:rsidR="003F202D" w:rsidRPr="00B65D15">
        <w:rPr>
          <w:rFonts w:ascii="Times New Roman" w:hAnsi="Times New Roman" w:cs="Times New Roman"/>
          <w:sz w:val="24"/>
          <w:szCs w:val="24"/>
          <w:lang w:val="en-US"/>
        </w:rPr>
        <w:t>WALD kernel</w:t>
      </w:r>
      <w:r w:rsidRPr="00B65D15">
        <w:rPr>
          <w:rFonts w:ascii="Times New Roman" w:hAnsi="Times New Roman" w:cs="Times New Roman"/>
          <w:sz w:val="24"/>
          <w:szCs w:val="24"/>
          <w:lang w:val="en-US"/>
        </w:rPr>
        <w:t xml:space="preserve"> is an inverse Gaussian distribution of the </w:t>
      </w:r>
      <w:proofErr w:type="gramStart"/>
      <w:r w:rsidRPr="00B65D15">
        <w:rPr>
          <w:rFonts w:ascii="Times New Roman" w:hAnsi="Times New Roman" w:cs="Times New Roman"/>
          <w:sz w:val="24"/>
          <w:szCs w:val="24"/>
          <w:lang w:val="en-US"/>
        </w:rPr>
        <w:t>form</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61567B0D" w14:textId="77777777" w:rsidTr="00476DDB">
        <w:tc>
          <w:tcPr>
            <w:tcW w:w="850" w:type="dxa"/>
            <w:vAlign w:val="center"/>
          </w:tcPr>
          <w:p w14:paraId="2E34D818"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3C52E1B7"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num>
                          <m:den>
                            <m:r>
                              <w:rPr>
                                <w:rFonts w:ascii="Cambria Math" w:hAnsi="Cambria Math" w:cs="Times New Roman"/>
                                <w:sz w:val="24"/>
                                <w:szCs w:val="24"/>
                                <w:lang w:val="en-US"/>
                              </w:rPr>
                              <m:t>2π</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r</m:t>
                                </m:r>
                              </m:e>
                              <m:sup>
                                <m:r>
                                  <w:rPr>
                                    <w:rFonts w:ascii="Cambria Math" w:hAnsi="Cambria Math" w:cs="Times New Roman"/>
                                    <w:sz w:val="24"/>
                                    <w:szCs w:val="24"/>
                                    <w:lang w:val="en-US"/>
                                  </w:rPr>
                                  <m:t>3</m:t>
                                </m:r>
                              </m:sup>
                            </m:sSup>
                          </m:den>
                        </m:f>
                      </m:e>
                    </m:d>
                  </m:e>
                  <m:sup>
                    <m:r>
                      <w:rPr>
                        <w:rFonts w:ascii="Cambria Math" w:hAnsi="Cambria Math" w:cs="Times New Roman"/>
                        <w:sz w:val="24"/>
                        <w:szCs w:val="24"/>
                        <w:lang w:val="en-US"/>
                      </w:rPr>
                      <m:t>1/2</m:t>
                    </m:r>
                  </m:sup>
                </m:sSup>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exp</m:t>
                    </m:r>
                  </m:fName>
                  <m:e>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m:t>
                        </m:r>
                        <m:f>
                          <m:fPr>
                            <m:ctrlPr>
                              <w:rPr>
                                <w:rFonts w:ascii="Cambria Math" w:hAnsi="Cambria Math" w:cs="Times New Roman"/>
                                <w:i/>
                                <w:sz w:val="24"/>
                                <w:szCs w:val="24"/>
                                <w:lang w:val="en-US"/>
                              </w:rPr>
                            </m:ctrlPr>
                          </m:fPr>
                          <m:num>
                            <m:sSup>
                              <m:sSupPr>
                                <m:ctrlPr>
                                  <w:rPr>
                                    <w:rFonts w:ascii="Cambria Math" w:hAnsi="Cambria Math" w:cs="Times New Roman"/>
                                    <w:i/>
                                    <w:sz w:val="24"/>
                                    <w:szCs w:val="24"/>
                                    <w:lang w:val="en-US"/>
                                  </w:rPr>
                                </m:ctrlPr>
                              </m:sSupPr>
                              <m:e>
                                <m:r>
                                  <w:rPr>
                                    <w:rFonts w:ascii="Cambria Math" w:hAnsi="Cambria Math" w:cs="Times New Roman"/>
                                    <w:sz w:val="24"/>
                                    <w:szCs w:val="24"/>
                                    <w:lang w:val="en-US"/>
                                  </w:rPr>
                                  <m:t>λ</m:t>
                                </m:r>
                              </m:e>
                              <m:sup>
                                <m:r>
                                  <w:rPr>
                                    <w:rFonts w:ascii="Cambria Math" w:hAnsi="Cambria Math" w:cs="Times New Roman"/>
                                    <w:sz w:val="24"/>
                                    <w:szCs w:val="24"/>
                                    <w:lang w:val="en-US"/>
                                  </w:rPr>
                                  <m:t>'</m:t>
                                </m:r>
                              </m:sup>
                            </m:sSup>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r>
                                      <w:rPr>
                                        <w:rFonts w:ascii="Cambria Math" w:hAnsi="Cambria Math" w:cs="Times New Roman"/>
                                        <w:sz w:val="24"/>
                                        <w:szCs w:val="24"/>
                                        <w:lang w:val="en-US"/>
                                      </w:rPr>
                                      <m:t>r-</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d>
                              </m:e>
                              <m:sup>
                                <m:r>
                                  <w:rPr>
                                    <w:rFonts w:ascii="Cambria Math" w:hAnsi="Cambria Math" w:cs="Times New Roman"/>
                                    <w:sz w:val="24"/>
                                    <w:szCs w:val="24"/>
                                    <w:lang w:val="en-US"/>
                                  </w:rPr>
                                  <m:t>2</m:t>
                                </m:r>
                              </m:sup>
                            </m:sSup>
                          </m:num>
                          <m:den>
                            <m:r>
                              <w:rPr>
                                <w:rFonts w:ascii="Cambria Math" w:hAnsi="Cambria Math" w:cs="Times New Roman"/>
                                <w:sz w:val="24"/>
                                <w:szCs w:val="24"/>
                                <w:lang w:val="en-US"/>
                              </w:rPr>
                              <m:t>2</m:t>
                            </m:r>
                            <m:sSup>
                              <m:sSupPr>
                                <m:ctrlPr>
                                  <w:rPr>
                                    <w:rFonts w:ascii="Cambria Math" w:hAnsi="Cambria Math" w:cs="Times New Roman"/>
                                    <w:i/>
                                    <w:sz w:val="24"/>
                                    <w:szCs w:val="24"/>
                                    <w:lang w:val="en-US"/>
                                  </w:rPr>
                                </m:ctrlPr>
                              </m:sSupPr>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μ</m:t>
                                    </m:r>
                                  </m:e>
                                  <m:sup>
                                    <m:r>
                                      <w:rPr>
                                        <w:rFonts w:ascii="Cambria Math" w:hAnsi="Cambria Math" w:cs="Times New Roman"/>
                                        <w:sz w:val="24"/>
                                        <w:szCs w:val="24"/>
                                        <w:lang w:val="en-US"/>
                                      </w:rPr>
                                      <m:t>'</m:t>
                                    </m:r>
                                  </m:sup>
                                </m:sSup>
                              </m:e>
                              <m:sup>
                                <m:r>
                                  <w:rPr>
                                    <w:rFonts w:ascii="Cambria Math" w:hAnsi="Cambria Math" w:cs="Times New Roman"/>
                                    <w:sz w:val="24"/>
                                    <w:szCs w:val="24"/>
                                    <w:lang w:val="en-US"/>
                                  </w:rPr>
                                  <m:t>2</m:t>
                                </m:r>
                              </m:sup>
                            </m:sSup>
                            <m:r>
                              <m:rPr>
                                <m:sty m:val="p"/>
                              </m:rPr>
                              <w:rPr>
                                <w:rFonts w:ascii="Cambria Math" w:hAnsi="Cambria Math" w:cs="Times New Roman"/>
                                <w:sz w:val="24"/>
                                <w:szCs w:val="24"/>
                                <w:lang w:val="en-US"/>
                              </w:rPr>
                              <m:t>r</m:t>
                            </m:r>
                          </m:den>
                        </m:f>
                      </m:e>
                    </m:d>
                  </m:e>
                </m:func>
              </m:oMath>
            </m:oMathPara>
          </w:p>
        </w:tc>
        <w:tc>
          <w:tcPr>
            <w:tcW w:w="850" w:type="dxa"/>
            <w:vAlign w:val="center"/>
          </w:tcPr>
          <w:p w14:paraId="52AA10E1"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[1]</w:t>
            </w:r>
          </w:p>
        </w:tc>
      </w:tr>
    </w:tbl>
    <w:p w14:paraId="4DBB9077" w14:textId="77777777"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r</m:t>
        </m:r>
      </m:oMath>
      <w:r w:rsidRPr="00B65D15">
        <w:rPr>
          <w:rFonts w:ascii="Times New Roman" w:eastAsiaTheme="minorEastAsia" w:hAnsi="Times New Roman" w:cs="Times New Roman"/>
          <w:sz w:val="24"/>
          <w:szCs w:val="24"/>
          <w:lang w:val="en-US"/>
        </w:rPr>
        <w:t xml:space="preserve"> denotes a given dispersal distance. The location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m:t>
        </m:r>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(H/σ)</m:t>
            </m:r>
          </m:e>
          <m:sup>
            <m:r>
              <w:rPr>
                <w:rFonts w:ascii="Cambria Math" w:eastAsiaTheme="minorEastAsia" w:hAnsi="Cambria Math" w:cs="Times New Roman"/>
                <w:sz w:val="24"/>
                <w:szCs w:val="24"/>
                <w:lang w:val="en-US"/>
              </w:rPr>
              <m:t>2</m:t>
            </m:r>
          </m:sup>
        </m:sSup>
      </m:oMath>
      <w:r w:rsidRPr="00B65D15">
        <w:rPr>
          <w:rFonts w:ascii="Times New Roman" w:eastAsiaTheme="minorEastAsia" w:hAnsi="Times New Roman" w:cs="Times New Roman"/>
          <w:sz w:val="24"/>
          <w:szCs w:val="24"/>
          <w:lang w:val="en-US"/>
        </w:rPr>
        <w:t xml:space="preserve"> and scale parameter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r>
          <w:rPr>
            <w:rFonts w:ascii="Cambria Math" w:eastAsiaTheme="minorEastAsia" w:hAnsi="Cambria Math" w:cs="Times New Roman"/>
            <w:sz w:val="24"/>
            <w:szCs w:val="24"/>
            <w:lang w:val="en-US"/>
          </w:rPr>
          <m:t>=HU/F</m:t>
        </m:r>
      </m:oMath>
      <w:r w:rsidRPr="00B65D15">
        <w:rPr>
          <w:rFonts w:ascii="Times New Roman" w:eastAsiaTheme="minorEastAsia" w:hAnsi="Times New Roman" w:cs="Times New Roman"/>
          <w:sz w:val="24"/>
          <w:szCs w:val="24"/>
          <w:lang w:val="en-US"/>
        </w:rPr>
        <w:t xml:space="preserve"> are functions of a fixed seed release height </w:t>
      </w:r>
      <m:oMath>
        <m:r>
          <w:rPr>
            <w:rFonts w:ascii="Cambria Math" w:eastAsiaTheme="minorEastAsia" w:hAnsi="Cambria Math" w:cs="Times New Roman"/>
            <w:sz w:val="24"/>
            <w:szCs w:val="24"/>
            <w:lang w:val="en-US"/>
          </w:rPr>
          <m:t>H</m:t>
        </m:r>
      </m:oMath>
      <w:r w:rsidRPr="00B65D15">
        <w:rPr>
          <w:rFonts w:ascii="Times New Roman" w:eastAsiaTheme="minorEastAsia" w:hAnsi="Times New Roman" w:cs="Times New Roman"/>
          <w:sz w:val="24"/>
          <w:szCs w:val="24"/>
          <w:lang w:val="en-US"/>
        </w:rPr>
        <w:t xml:space="preserve">, mean wind speed </w:t>
      </w:r>
      <m:oMath>
        <m:r>
          <w:rPr>
            <w:rFonts w:ascii="Cambria Math" w:eastAsiaTheme="minorEastAsia" w:hAnsi="Cambria Math" w:cs="Times New Roman"/>
            <w:sz w:val="24"/>
            <w:szCs w:val="24"/>
            <w:lang w:val="en-US"/>
          </w:rPr>
          <m:t>U</m:t>
        </m:r>
      </m:oMath>
      <w:r w:rsidRPr="00B65D15">
        <w:rPr>
          <w:rFonts w:ascii="Times New Roman" w:eastAsiaTheme="minorEastAsia" w:hAnsi="Times New Roman" w:cs="Times New Roman"/>
          <w:sz w:val="24"/>
          <w:szCs w:val="24"/>
          <w:lang w:val="en-US"/>
        </w:rPr>
        <w:t xml:space="preserve">, a fixed seed terminal velocity </w:t>
      </w:r>
      <m:oMath>
        <m:r>
          <w:rPr>
            <w:rFonts w:ascii="Cambria Math" w:eastAsiaTheme="minorEastAsia" w:hAnsi="Cambria Math" w:cs="Times New Roman"/>
            <w:sz w:val="24"/>
            <w:szCs w:val="24"/>
            <w:lang w:val="en-US"/>
          </w:rPr>
          <m:t>F</m:t>
        </m:r>
      </m:oMath>
      <w:r w:rsidRPr="00B65D15">
        <w:rPr>
          <w:rFonts w:ascii="Times New Roman" w:eastAsiaTheme="minorEastAsia" w:hAnsi="Times New Roman" w:cs="Times New Roman"/>
          <w:sz w:val="24"/>
          <w:szCs w:val="24"/>
          <w:lang w:val="en-US"/>
        </w:rPr>
        <w:t xml:space="preserve">, and turbulent flow parameter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w:t>
      </w:r>
    </w:p>
    <w:p w14:paraId="2FA210E7" w14:textId="77777777"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To correct wind speed measurements for use at any seed release height rather than at measurement height, we used the same procedure as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and Bullock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(2012)</w:t>
      </w:r>
      <w:r w:rsidRPr="00B65D15">
        <w:rPr>
          <w:rFonts w:ascii="Times New Roman" w:eastAsiaTheme="minorEastAsia" w:hAnsi="Times New Roman" w:cs="Times New Roman"/>
          <w:sz w:val="24"/>
          <w:szCs w:val="24"/>
          <w:lang w:val="en-US"/>
        </w:rPr>
        <w:t xml:space="preserve"> and integrate wind speed over the logarithmic wind </w:t>
      </w:r>
      <w:proofErr w:type="gramStart"/>
      <w:r w:rsidRPr="00B65D15">
        <w:rPr>
          <w:rFonts w:ascii="Times New Roman" w:eastAsiaTheme="minorEastAsia" w:hAnsi="Times New Roman" w:cs="Times New Roman"/>
          <w:sz w:val="24"/>
          <w:szCs w:val="24"/>
          <w:lang w:val="en-US"/>
        </w:rPr>
        <w:t>profile</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7600E416" w14:textId="77777777" w:rsidTr="00476DDB">
        <w:tc>
          <w:tcPr>
            <w:tcW w:w="850" w:type="dxa"/>
            <w:vAlign w:val="center"/>
          </w:tcPr>
          <w:p w14:paraId="776F486E"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033A8DFD"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eastAsiaTheme="minorEastAsia" w:hAnsi="Cambria Math" w:cs="Times New Roman"/>
                    <w:sz w:val="24"/>
                    <w:szCs w:val="24"/>
                    <w:lang w:val="en-US"/>
                  </w:rPr>
                  <m:t xml:space="preserve">U= </m:t>
                </m:r>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1</m:t>
                    </m:r>
                  </m:num>
                  <m:den>
                    <m:r>
                      <w:rPr>
                        <w:rFonts w:ascii="Cambria Math" w:eastAsiaTheme="minorEastAsia" w:hAnsi="Cambria Math" w:cs="Times New Roman"/>
                        <w:sz w:val="24"/>
                        <w:szCs w:val="24"/>
                        <w:lang w:val="en-US"/>
                      </w:rPr>
                      <m:t>H</m:t>
                    </m:r>
                  </m:den>
                </m:f>
                <m:nary>
                  <m:naryPr>
                    <m:limLoc m:val="undOvr"/>
                    <m:ctrlPr>
                      <w:rPr>
                        <w:rFonts w:ascii="Cambria Math" w:eastAsiaTheme="minorEastAsia" w:hAnsi="Cambria Math" w:cs="Times New Roman"/>
                        <w:i/>
                        <w:sz w:val="24"/>
                        <w:szCs w:val="24"/>
                        <w:lang w:val="en-US"/>
                      </w:rPr>
                    </m:ctrlPr>
                  </m:naryPr>
                  <m:sub>
                    <m:r>
                      <w:rPr>
                        <w:rFonts w:ascii="Cambria Math" w:eastAsiaTheme="minorEastAsia" w:hAnsi="Cambria Math" w:cs="Times New Roman"/>
                        <w:sz w:val="24"/>
                        <w:szCs w:val="24"/>
                        <w:lang w:val="en-US"/>
                      </w:rPr>
                      <m:t xml:space="preserve">d+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sub>
                  <m:sup>
                    <m:r>
                      <w:rPr>
                        <w:rFonts w:ascii="Cambria Math" w:eastAsiaTheme="minorEastAsia" w:hAnsi="Cambria Math" w:cs="Times New Roman"/>
                        <w:sz w:val="24"/>
                        <w:szCs w:val="24"/>
                        <w:lang w:val="en-US"/>
                      </w:rPr>
                      <m:t>H</m:t>
                    </m:r>
                  </m:sup>
                  <m:e>
                    <m:f>
                      <m:fPr>
                        <m:ctrlPr>
                          <w:rPr>
                            <w:rFonts w:ascii="Cambria Math" w:eastAsiaTheme="minorEastAsia" w:hAnsi="Cambria Math" w:cs="Times New Roman"/>
                            <w:i/>
                            <w:sz w:val="24"/>
                            <w:szCs w:val="24"/>
                            <w:lang w:val="en-US"/>
                          </w:rPr>
                        </m:ctrlPr>
                      </m:fPr>
                      <m:num>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u</m:t>
                            </m:r>
                          </m:e>
                          <m:sup>
                            <m:r>
                              <w:rPr>
                                <w:rFonts w:ascii="Cambria Math" w:eastAsiaTheme="minorEastAsia" w:hAnsi="Cambria Math" w:cs="Times New Roman"/>
                                <w:sz w:val="24"/>
                                <w:szCs w:val="24"/>
                                <w:lang w:val="en-US"/>
                              </w:rPr>
                              <m:t>*</m:t>
                            </m:r>
                          </m:sup>
                        </m:sSup>
                      </m:num>
                      <m:den>
                        <m:r>
                          <w:rPr>
                            <w:rFonts w:ascii="Cambria Math" w:eastAsiaTheme="minorEastAsia" w:hAnsi="Cambria Math" w:cs="Times New Roman"/>
                            <w:sz w:val="24"/>
                            <w:szCs w:val="24"/>
                            <w:lang w:val="en-US"/>
                          </w:rPr>
                          <m:t>K</m:t>
                        </m:r>
                      </m:den>
                    </m:f>
                    <m:func>
                      <m:funcPr>
                        <m:ctrlPr>
                          <w:rPr>
                            <w:rFonts w:ascii="Cambria Math" w:eastAsiaTheme="minorEastAsia" w:hAnsi="Cambria Math" w:cs="Times New Roman"/>
                            <w:sz w:val="24"/>
                            <w:szCs w:val="24"/>
                            <w:lang w:val="en-US"/>
                          </w:rPr>
                        </m:ctrlPr>
                      </m:funcPr>
                      <m:fName>
                        <m:r>
                          <m:rPr>
                            <m:sty m:val="p"/>
                          </m:rPr>
                          <w:rPr>
                            <w:rFonts w:ascii="Cambria Math" w:eastAsiaTheme="minorEastAsia" w:hAnsi="Cambria Math" w:cs="Times New Roman"/>
                            <w:sz w:val="24"/>
                            <w:szCs w:val="24"/>
                            <w:lang w:val="en-US"/>
                          </w:rPr>
                          <m:t>log</m:t>
                        </m:r>
                      </m:fName>
                      <m:e>
                        <m:d>
                          <m:dPr>
                            <m:ctrlPr>
                              <w:rPr>
                                <w:rFonts w:ascii="Cambria Math" w:eastAsiaTheme="minorEastAsia" w:hAnsi="Cambria Math" w:cs="Times New Roman"/>
                                <w:i/>
                                <w:sz w:val="24"/>
                                <w:szCs w:val="24"/>
                                <w:lang w:val="en-US"/>
                              </w:rPr>
                            </m:ctrlPr>
                          </m:dPr>
                          <m:e>
                            <m:f>
                              <m:fPr>
                                <m:ctrlPr>
                                  <w:rPr>
                                    <w:rFonts w:ascii="Cambria Math" w:eastAsiaTheme="minorEastAsia" w:hAnsi="Cambria Math" w:cs="Times New Roman"/>
                                    <w:i/>
                                    <w:sz w:val="24"/>
                                    <w:szCs w:val="24"/>
                                    <w:lang w:val="en-US"/>
                                  </w:rPr>
                                </m:ctrlPr>
                              </m:fPr>
                              <m:num>
                                <m:r>
                                  <w:rPr>
                                    <w:rFonts w:ascii="Cambria Math" w:eastAsiaTheme="minorEastAsia" w:hAnsi="Cambria Math" w:cs="Times New Roman"/>
                                    <w:sz w:val="24"/>
                                    <w:szCs w:val="24"/>
                                    <w:lang w:val="en-US"/>
                                  </w:rPr>
                                  <m:t>z-d</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den>
                            </m:f>
                          </m:e>
                        </m:d>
                      </m:e>
                    </m:func>
                    <m:r>
                      <w:rPr>
                        <w:rFonts w:ascii="Cambria Math" w:eastAsiaTheme="minorEastAsia" w:hAnsi="Cambria Math" w:cs="Times New Roman"/>
                        <w:sz w:val="24"/>
                        <w:szCs w:val="24"/>
                        <w:lang w:val="en-US"/>
                      </w:rPr>
                      <m:t>dz</m:t>
                    </m:r>
                  </m:e>
                </m:nary>
              </m:oMath>
            </m:oMathPara>
          </w:p>
        </w:tc>
        <w:tc>
          <w:tcPr>
            <w:tcW w:w="850" w:type="dxa"/>
            <w:vAlign w:val="center"/>
          </w:tcPr>
          <w:p w14:paraId="7865D74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[2]</w:t>
            </w:r>
          </w:p>
        </w:tc>
      </w:tr>
    </w:tbl>
    <w:p w14:paraId="1B3B055F" w14:textId="30539304" w:rsidR="00E43B39" w:rsidRPr="00B65D15" w:rsidRDefault="00E43B39" w:rsidP="00302615">
      <w:pPr>
        <w:spacing w:before="120" w:after="120" w:line="480" w:lineRule="auto"/>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where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is the friction velocity, </w:t>
      </w:r>
      <m:oMath>
        <m:r>
          <w:rPr>
            <w:rFonts w:ascii="Cambria Math" w:hAnsi="Cambria Math" w:cs="Times New Roman"/>
            <w:sz w:val="24"/>
            <w:szCs w:val="24"/>
            <w:lang w:val="en-US"/>
          </w:rPr>
          <m:t>z</m:t>
        </m:r>
      </m:oMath>
      <w:r w:rsidRPr="00B65D15">
        <w:rPr>
          <w:rFonts w:ascii="Times New Roman" w:hAnsi="Times New Roman" w:cs="Times New Roman"/>
          <w:sz w:val="24"/>
          <w:szCs w:val="24"/>
          <w:lang w:val="en-US"/>
        </w:rPr>
        <w:t xml:space="preserve"> is the height above the ground, d is the zero-plane displacement,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z</m:t>
            </m:r>
          </m:e>
          <m:sub>
            <m:r>
              <w:rPr>
                <w:rFonts w:ascii="Cambria Math" w:eastAsiaTheme="minorEastAsia" w:hAnsi="Cambria Math" w:cs="Times New Roman"/>
                <w:sz w:val="24"/>
                <w:szCs w:val="24"/>
                <w:lang w:val="en-US"/>
              </w:rPr>
              <m:t>0</m:t>
            </m:r>
          </m:sub>
        </m:sSub>
      </m:oMath>
      <w:r w:rsidRPr="00B65D15">
        <w:rPr>
          <w:rFonts w:ascii="Times New Roman" w:eastAsiaTheme="minorEastAsia" w:hAnsi="Times New Roman" w:cs="Times New Roman"/>
          <w:sz w:val="24"/>
          <w:szCs w:val="24"/>
          <w:lang w:val="en-US"/>
        </w:rPr>
        <w:t xml:space="preserve"> is the roughness length, and</w:t>
      </w:r>
      <w:r w:rsidRPr="00B65D15">
        <w:rPr>
          <w:rFonts w:ascii="Times New Roman" w:hAnsi="Times New Roman" w:cs="Times New Roman"/>
          <w:sz w:val="24"/>
          <w:szCs w:val="24"/>
          <w:lang w:val="en-US"/>
        </w:rPr>
        <w:t xml:space="preserve"> </w:t>
      </w:r>
      <m:oMath>
        <m:r>
          <w:rPr>
            <w:rFonts w:ascii="Cambria Math" w:hAnsi="Cambria Math" w:cs="Times New Roman"/>
            <w:sz w:val="24"/>
            <w:szCs w:val="24"/>
            <w:lang w:val="en-US"/>
          </w:rPr>
          <m:t>K</m:t>
        </m:r>
      </m:oMath>
      <w:r w:rsidRPr="00B65D15">
        <w:rPr>
          <w:rFonts w:ascii="Times New Roman" w:hAnsi="Times New Roman" w:cs="Times New Roman"/>
          <w:sz w:val="24"/>
          <w:szCs w:val="24"/>
          <w:lang w:val="en-US"/>
        </w:rPr>
        <w:t xml:space="preserve"> is the von Karman constant. </w:t>
      </w:r>
      <w:r w:rsidR="00187A9B" w:rsidRPr="00B65D15">
        <w:rPr>
          <w:rFonts w:ascii="Times New Roman" w:hAnsi="Times New Roman" w:cs="Times New Roman"/>
          <w:sz w:val="24"/>
          <w:szCs w:val="24"/>
          <w:lang w:val="en-US"/>
        </w:rPr>
        <w:t>Methods for calculating</w:t>
      </w:r>
      <w:r w:rsidRPr="00B65D15">
        <w:rPr>
          <w:rFonts w:ascii="Times New Roman" w:hAnsi="Times New Roman" w:cs="Times New Roman"/>
          <w:sz w:val="24"/>
          <w:szCs w:val="24"/>
          <w:lang w:val="en-US"/>
        </w:rPr>
        <w:t xml:space="preserve"> zero-plane displacement and roughness length can be found in </w:t>
      </w:r>
      <w:proofErr w:type="spellStart"/>
      <w:r w:rsidRPr="00B65D15">
        <w:rPr>
          <w:rFonts w:ascii="Times New Roman" w:hAnsi="Times New Roman" w:cs="Times New Roman"/>
          <w:sz w:val="24"/>
          <w:szCs w:val="24"/>
          <w:lang w:val="en-US"/>
        </w:rPr>
        <w:t>Raupach</w:t>
      </w:r>
      <w:proofErr w:type="spellEnd"/>
      <w:r w:rsidRPr="00B65D15">
        <w:rPr>
          <w:rFonts w:ascii="Times New Roman" w:hAnsi="Times New Roman" w:cs="Times New Roman"/>
          <w:sz w:val="24"/>
          <w:szCs w:val="24"/>
          <w:lang w:val="en-US"/>
        </w:rPr>
        <w:t xml:space="preserve"> (1994); suitable approximations of these values </w:t>
      </w:r>
      <w:r w:rsidR="00187A9B" w:rsidRPr="00B65D15">
        <w:rPr>
          <w:rFonts w:ascii="Times New Roman" w:hAnsi="Times New Roman" w:cs="Times New Roman"/>
          <w:sz w:val="24"/>
          <w:szCs w:val="24"/>
          <w:lang w:val="en-US"/>
        </w:rPr>
        <w:t>for grasslands</w:t>
      </w:r>
      <w:r w:rsidRPr="00B65D15">
        <w:rPr>
          <w:rFonts w:ascii="Times New Roman" w:hAnsi="Times New Roman" w:cs="Times New Roman"/>
          <w:sz w:val="24"/>
          <w:szCs w:val="24"/>
          <w:lang w:val="en-US"/>
        </w:rPr>
        <w:t xml:space="preserve"> can be found in </w:t>
      </w:r>
      <w:proofErr w:type="spellStart"/>
      <w:r w:rsidRPr="00B65D15">
        <w:rPr>
          <w:rFonts w:ascii="Times New Roman" w:hAnsi="Times New Roman" w:cs="Times New Roman"/>
          <w:sz w:val="24"/>
          <w:szCs w:val="24"/>
          <w:lang w:val="en-US"/>
        </w:rPr>
        <w:t>Wiernga</w:t>
      </w:r>
      <w:proofErr w:type="spellEnd"/>
      <w:r w:rsidRPr="00B65D15">
        <w:rPr>
          <w:rFonts w:ascii="Times New Roman" w:hAnsi="Times New Roman" w:cs="Times New Roman"/>
          <w:sz w:val="24"/>
          <w:szCs w:val="24"/>
          <w:lang w:val="en-US"/>
        </w:rPr>
        <w:t xml:space="preserve"> (1993). Calculations for </w:t>
      </w:r>
      <m:oMath>
        <m:r>
          <w:rPr>
            <w:rFonts w:ascii="Cambria Math" w:eastAsiaTheme="minorEastAsia" w:hAnsi="Cambria Math" w:cs="Times New Roman"/>
            <w:sz w:val="24"/>
            <w:szCs w:val="24"/>
            <w:lang w:val="en-US"/>
          </w:rPr>
          <m:t>σ</m:t>
        </m:r>
      </m:oMath>
      <w:r w:rsidRPr="00B65D15">
        <w:rPr>
          <w:rFonts w:ascii="Times New Roman" w:eastAsiaTheme="minorEastAsia" w:hAnsi="Times New Roman" w:cs="Times New Roman"/>
          <w:sz w:val="24"/>
          <w:szCs w:val="24"/>
          <w:lang w:val="en-US"/>
        </w:rPr>
        <w:t xml:space="preserve"> and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oMath>
      <w:r w:rsidRPr="00B65D15">
        <w:rPr>
          <w:rFonts w:ascii="Times New Roman" w:hAnsi="Times New Roman" w:cs="Times New Roman"/>
          <w:sz w:val="24"/>
          <w:szCs w:val="24"/>
          <w:lang w:val="en-US"/>
        </w:rPr>
        <w:t xml:space="preserve"> were performed using the methods in Skarpaas and Shea (2007).</w:t>
      </w:r>
    </w:p>
    <w:p w14:paraId="4249DE36" w14:textId="66D0DFB5"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While the WALD model can </w:t>
      </w:r>
      <w:r w:rsidR="0028235D" w:rsidRPr="00B65D15">
        <w:rPr>
          <w:rFonts w:ascii="Times New Roman" w:hAnsi="Times New Roman" w:cs="Times New Roman"/>
          <w:sz w:val="24"/>
          <w:szCs w:val="24"/>
          <w:lang w:val="en-US"/>
        </w:rPr>
        <w:t>use</w:t>
      </w:r>
      <w:r w:rsidRPr="00B65D15">
        <w:rPr>
          <w:rFonts w:ascii="Times New Roman" w:hAnsi="Times New Roman" w:cs="Times New Roman"/>
          <w:sz w:val="24"/>
          <w:szCs w:val="24"/>
          <w:lang w:val="en-US"/>
        </w:rPr>
        <w:t xml:space="preserve"> fixed or mean values of wind speed and terminal velocity, as is often done when calculating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λ</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and </w:t>
      </w:r>
      <m:oMath>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lang w:val="en-US"/>
              </w:rPr>
              <m:t>μ</m:t>
            </m:r>
          </m:e>
          <m:sup>
            <m:r>
              <w:rPr>
                <w:rFonts w:ascii="Cambria Math" w:eastAsiaTheme="minorEastAsia" w:hAnsi="Cambria Math" w:cs="Times New Roman"/>
                <w:sz w:val="24"/>
                <w:szCs w:val="24"/>
                <w:lang w:val="en-US"/>
              </w:rPr>
              <m:t>'</m:t>
            </m:r>
          </m:sup>
        </m:sSup>
      </m:oMath>
      <w:r w:rsidRPr="00B65D15">
        <w:rPr>
          <w:rFonts w:ascii="Times New Roman" w:eastAsiaTheme="minorEastAsia" w:hAnsi="Times New Roman" w:cs="Times New Roman"/>
          <w:sz w:val="24"/>
          <w:szCs w:val="24"/>
          <w:lang w:val="en-US"/>
        </w:rPr>
        <w:t xml:space="preserve"> in Equation 1,</w:t>
      </w:r>
      <w:r w:rsidRPr="00B65D15">
        <w:rPr>
          <w:rFonts w:ascii="Times New Roman" w:hAnsi="Times New Roman" w:cs="Times New Roman"/>
          <w:sz w:val="24"/>
          <w:szCs w:val="24"/>
          <w:lang w:val="en-US"/>
        </w:rPr>
        <w:t xml:space="preserve"> failure to account for variation in these parameters may over- or under- estimate dispersal. To better account for effects of </w:t>
      </w:r>
      <w:r w:rsidR="003F202D" w:rsidRPr="00B65D15">
        <w:rPr>
          <w:rFonts w:ascii="Times New Roman" w:hAnsi="Times New Roman" w:cs="Times New Roman"/>
          <w:sz w:val="24"/>
          <w:szCs w:val="24"/>
          <w:lang w:val="en-US"/>
        </w:rPr>
        <w:t>this variation,</w:t>
      </w:r>
      <w:r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lastRenderedPageBreak/>
        <w:t xml:space="preserve">we integrate over </w:t>
      </w:r>
      <w:r w:rsidR="003F202D" w:rsidRPr="00B65D15">
        <w:rPr>
          <w:rFonts w:ascii="Times New Roman" w:hAnsi="Times New Roman" w:cs="Times New Roman"/>
          <w:sz w:val="24"/>
          <w:szCs w:val="24"/>
          <w:lang w:val="en-US"/>
        </w:rPr>
        <w:t xml:space="preserve">these parameters </w:t>
      </w:r>
      <w:r w:rsidRPr="00B65D15">
        <w:rPr>
          <w:rFonts w:ascii="Times New Roman" w:hAnsi="Times New Roman" w:cs="Times New Roman"/>
          <w:sz w:val="24"/>
          <w:szCs w:val="24"/>
          <w:lang w:val="en-US"/>
        </w:rPr>
        <w:t xml:space="preserve">using the same methods as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and Shea (2007), who have applied this technique to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This yields the </w:t>
      </w:r>
      <w:proofErr w:type="gramStart"/>
      <w:r w:rsidRPr="00B65D15">
        <w:rPr>
          <w:rFonts w:ascii="Times New Roman" w:hAnsi="Times New Roman" w:cs="Times New Roman"/>
          <w:sz w:val="24"/>
          <w:szCs w:val="24"/>
          <w:lang w:val="en-US"/>
        </w:rPr>
        <w:t>kernel</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A58C228" w14:textId="77777777" w:rsidTr="00476DDB">
        <w:tc>
          <w:tcPr>
            <w:tcW w:w="850" w:type="dxa"/>
            <w:vAlign w:val="center"/>
          </w:tcPr>
          <w:p w14:paraId="26DE8926"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42402DE1"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r,F,U</m:t>
                        </m:r>
                      </m:e>
                    </m:d>
                    <m:r>
                      <w:rPr>
                        <w:rFonts w:ascii="Cambria Math" w:hAnsi="Cambria Math" w:cs="Times New Roman"/>
                        <w:sz w:val="24"/>
                        <w:szCs w:val="24"/>
                        <w:lang w:val="en-US"/>
                      </w:rPr>
                      <m:t xml:space="preserve"> dFdU</m:t>
                    </m:r>
                  </m:e>
                </m:nary>
              </m:oMath>
            </m:oMathPara>
          </w:p>
        </w:tc>
        <w:tc>
          <w:tcPr>
            <w:tcW w:w="850" w:type="dxa"/>
            <w:vAlign w:val="center"/>
          </w:tcPr>
          <w:p w14:paraId="332CD79F"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[3]</w:t>
            </w:r>
          </w:p>
        </w:tc>
      </w:tr>
    </w:tbl>
    <w:p w14:paraId="1A1D58BE" w14:textId="65EE974A" w:rsidR="00E43B39" w:rsidRPr="00B65D15" w:rsidRDefault="00E43B39" w:rsidP="00302615">
      <w:pPr>
        <w:spacing w:before="120" w:after="120" w:line="480" w:lineRule="auto"/>
        <w:rPr>
          <w:rFonts w:ascii="Times New Roman" w:eastAsiaTheme="minorEastAsia" w:hAnsi="Times New Roman" w:cs="Times New Roman"/>
          <w:sz w:val="24"/>
          <w:szCs w:val="24"/>
          <w:lang w:val="en-US"/>
        </w:rPr>
      </w:pPr>
      <w:r w:rsidRPr="00B65D15">
        <w:rPr>
          <w:rFonts w:ascii="Times New Roman" w:eastAsiaTheme="minorEastAsia" w:hAnsi="Times New Roman" w:cs="Times New Roman"/>
          <w:sz w:val="24"/>
          <w:szCs w:val="24"/>
          <w:lang w:val="en-US"/>
        </w:rPr>
        <w:t xml:space="preserve">where </w:t>
      </w:r>
      <m:oMath>
        <m:r>
          <w:rPr>
            <w:rFonts w:ascii="Cambria Math" w:eastAsiaTheme="minorEastAsia" w:hAnsi="Cambria Math" w:cs="Times New Roman"/>
            <w:sz w:val="24"/>
            <w:szCs w:val="24"/>
            <w:lang w:val="en-US"/>
          </w:rPr>
          <m:t>p(F)</m:t>
        </m:r>
      </m:oMath>
      <w:r w:rsidRPr="00B65D15">
        <w:rPr>
          <w:rFonts w:ascii="Times New Roman" w:eastAsiaTheme="minorEastAsia" w:hAnsi="Times New Roman" w:cs="Times New Roman"/>
          <w:sz w:val="24"/>
          <w:szCs w:val="24"/>
          <w:lang w:val="en-US"/>
        </w:rPr>
        <w:t xml:space="preserve"> and </w:t>
      </w:r>
      <m:oMath>
        <m:r>
          <w:rPr>
            <w:rFonts w:ascii="Cambria Math" w:eastAsiaTheme="minorEastAsia" w:hAnsi="Cambria Math" w:cs="Times New Roman"/>
            <w:sz w:val="24"/>
            <w:szCs w:val="24"/>
            <w:lang w:val="en-US"/>
          </w:rPr>
          <m:t>p(U)</m:t>
        </m:r>
      </m:oMath>
      <w:r w:rsidRPr="00B65D15">
        <w:rPr>
          <w:rFonts w:ascii="Times New Roman" w:eastAsiaTheme="minorEastAsia" w:hAnsi="Times New Roman" w:cs="Times New Roman"/>
          <w:sz w:val="24"/>
          <w:szCs w:val="24"/>
          <w:lang w:val="en-US"/>
        </w:rPr>
        <w:t xml:space="preserve"> are the probability density functions for seed terminal velocity and wind speed, and </w:t>
      </w:r>
      <m:oMath>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r>
              <w:del w:id="91" w:author="Drees, Trevor" w:date="2023-04-09T11:29:00Z">
                <w:rPr>
                  <w:rFonts w:ascii="Cambria Math" w:hAnsi="Cambria Math" w:cs="Times New Roman"/>
                  <w:sz w:val="24"/>
                  <w:szCs w:val="24"/>
                  <w:lang w:val="en-US"/>
                </w:rPr>
                <m:t>U</m:t>
              </w:del>
            </m:r>
            <m:r>
              <w:ins w:id="92" w:author="Drees, Trevor" w:date="2023-04-09T11:29:00Z">
                <w:rPr>
                  <w:rFonts w:ascii="Cambria Math" w:hAnsi="Cambria Math" w:cs="Times New Roman"/>
                  <w:sz w:val="24"/>
                  <w:szCs w:val="24"/>
                  <w:lang w:val="en-US"/>
                </w:rPr>
                <m:t>F</m:t>
              </w:ins>
            </m:r>
            <m:r>
              <w:rPr>
                <w:rFonts w:ascii="Cambria Math" w:hAnsi="Cambria Math" w:cs="Times New Roman"/>
                <w:sz w:val="24"/>
                <w:szCs w:val="24"/>
                <w:lang w:val="en-US"/>
              </w:rPr>
              <m:t>,</m:t>
            </m:r>
            <m:r>
              <w:del w:id="93" w:author="Drees, Trevor" w:date="2023-04-09T11:29:00Z">
                <w:rPr>
                  <w:rFonts w:ascii="Cambria Math" w:hAnsi="Cambria Math" w:cs="Times New Roman"/>
                  <w:sz w:val="24"/>
                  <w:szCs w:val="24"/>
                  <w:lang w:val="en-US"/>
                </w:rPr>
                <m:t>F</m:t>
              </w:del>
            </m:r>
            <m:r>
              <w:ins w:id="94" w:author="Drees, Trevor" w:date="2023-04-09T11:29:00Z">
                <w:rPr>
                  <w:rFonts w:ascii="Cambria Math" w:hAnsi="Cambria Math" w:cs="Times New Roman"/>
                  <w:sz w:val="24"/>
                  <w:szCs w:val="24"/>
                  <w:lang w:val="en-US"/>
                </w:rPr>
                <m:t>U</m:t>
              </w:ins>
            </m:r>
          </m:e>
        </m:d>
      </m:oMath>
      <w:r w:rsidRPr="00B65D15">
        <w:rPr>
          <w:rFonts w:ascii="Times New Roman" w:eastAsiaTheme="minorEastAsia" w:hAnsi="Times New Roman" w:cs="Times New Roman"/>
          <w:sz w:val="24"/>
          <w:szCs w:val="24"/>
          <w:lang w:val="en-US"/>
        </w:rPr>
        <w:t xml:space="preserve"> is the dispersal kernel in Equation 1 using variable wind speeds and terminal velocities rather than fixed values. Wind speed data were obtained from a local weather station, and the distribution of terminal velocities from seed drop experiments in a laboratory setting. </w:t>
      </w:r>
      <w:ins w:id="95" w:author="Drees, Trevor" w:date="2023-04-09T12:20:00Z">
        <w:r w:rsidR="00451878">
          <w:rPr>
            <w:rFonts w:ascii="Times New Roman" w:eastAsiaTheme="minorEastAsia" w:hAnsi="Times New Roman" w:cs="Times New Roman"/>
            <w:sz w:val="24"/>
            <w:szCs w:val="24"/>
            <w:lang w:val="en-US"/>
          </w:rPr>
          <w:t xml:space="preserve">To incorporate the entire distribution of flower head heights, </w:t>
        </w:r>
      </w:ins>
      <w:del w:id="96" w:author="Drees, Trevor" w:date="2023-04-09T12:20:00Z">
        <w:r w:rsidRPr="00B65D15" w:rsidDel="00451878">
          <w:rPr>
            <w:rFonts w:ascii="Times New Roman" w:eastAsiaTheme="minorEastAsia" w:hAnsi="Times New Roman" w:cs="Times New Roman"/>
            <w:sz w:val="24"/>
            <w:szCs w:val="24"/>
            <w:lang w:val="en-US"/>
          </w:rPr>
          <w:delText xml:space="preserve">We </w:delText>
        </w:r>
      </w:del>
      <w:ins w:id="97" w:author="Drees, Trevor" w:date="2023-04-09T12:20:00Z">
        <w:r w:rsidR="00451878">
          <w:rPr>
            <w:rFonts w:ascii="Times New Roman" w:eastAsiaTheme="minorEastAsia" w:hAnsi="Times New Roman" w:cs="Times New Roman"/>
            <w:sz w:val="24"/>
            <w:szCs w:val="24"/>
            <w:lang w:val="en-US"/>
          </w:rPr>
          <w:t>w</w:t>
        </w:r>
        <w:r w:rsidR="00451878" w:rsidRPr="00B65D15">
          <w:rPr>
            <w:rFonts w:ascii="Times New Roman" w:eastAsiaTheme="minorEastAsia" w:hAnsi="Times New Roman" w:cs="Times New Roman"/>
            <w:sz w:val="24"/>
            <w:szCs w:val="24"/>
            <w:lang w:val="en-US"/>
          </w:rPr>
          <w:t xml:space="preserve">e </w:t>
        </w:r>
      </w:ins>
      <w:r w:rsidRPr="00B65D15">
        <w:rPr>
          <w:rFonts w:ascii="Times New Roman" w:eastAsiaTheme="minorEastAsia" w:hAnsi="Times New Roman" w:cs="Times New Roman"/>
          <w:sz w:val="24"/>
          <w:szCs w:val="24"/>
          <w:lang w:val="en-US"/>
        </w:rPr>
        <w:t xml:space="preserve">build upon this by </w:t>
      </w:r>
      <w:del w:id="98" w:author="Drees, Trevor" w:date="2023-04-09T12:20:00Z">
        <w:r w:rsidRPr="00B65D15" w:rsidDel="00451878">
          <w:rPr>
            <w:rFonts w:ascii="Times New Roman" w:eastAsiaTheme="minorEastAsia" w:hAnsi="Times New Roman" w:cs="Times New Roman"/>
            <w:sz w:val="24"/>
            <w:szCs w:val="24"/>
            <w:lang w:val="en-US"/>
          </w:rPr>
          <w:delText xml:space="preserve">also </w:delText>
        </w:r>
      </w:del>
      <w:r w:rsidRPr="00B65D15">
        <w:rPr>
          <w:rFonts w:ascii="Times New Roman" w:eastAsiaTheme="minorEastAsia" w:hAnsi="Times New Roman" w:cs="Times New Roman"/>
          <w:sz w:val="24"/>
          <w:szCs w:val="24"/>
          <w:lang w:val="en-US"/>
        </w:rPr>
        <w:t xml:space="preserve">integrating across the distribution </w:t>
      </w:r>
      <w:ins w:id="99" w:author="Drees, Trevor" w:date="2023-04-09T12:21:00Z">
        <w:r w:rsidR="00451878">
          <w:rPr>
            <w:rFonts w:ascii="Times New Roman" w:eastAsiaTheme="minorEastAsia" w:hAnsi="Times New Roman" w:cs="Times New Roman"/>
            <w:sz w:val="24"/>
            <w:szCs w:val="24"/>
            <w:lang w:val="en-US"/>
          </w:rPr>
          <w:t xml:space="preserve">of </w:t>
        </w:r>
      </w:ins>
      <w:del w:id="100" w:author="Drees, Trevor" w:date="2023-04-09T12:21:00Z">
        <w:r w:rsidRPr="00B65D15" w:rsidDel="00451878">
          <w:rPr>
            <w:rFonts w:ascii="Times New Roman" w:eastAsiaTheme="minorEastAsia" w:hAnsi="Times New Roman" w:cs="Times New Roman"/>
            <w:sz w:val="24"/>
            <w:szCs w:val="24"/>
            <w:lang w:val="en-US"/>
          </w:rPr>
          <w:delText xml:space="preserve">of seed release </w:delText>
        </w:r>
      </w:del>
      <w:r w:rsidRPr="00B65D15">
        <w:rPr>
          <w:rFonts w:ascii="Times New Roman" w:eastAsiaTheme="minorEastAsia" w:hAnsi="Times New Roman" w:cs="Times New Roman"/>
          <w:sz w:val="24"/>
          <w:szCs w:val="24"/>
          <w:lang w:val="en-US"/>
        </w:rPr>
        <w:t xml:space="preserve">heights </w:t>
      </w:r>
      <m:oMath>
        <m:r>
          <w:rPr>
            <w:rFonts w:ascii="Cambria Math" w:eastAsiaTheme="minorEastAsia" w:hAnsi="Cambria Math" w:cs="Times New Roman"/>
            <w:sz w:val="24"/>
            <w:szCs w:val="24"/>
            <w:lang w:val="en-US"/>
          </w:rPr>
          <m:t>p(H)</m:t>
        </m:r>
      </m:oMath>
      <w:r w:rsidRPr="00B65D15">
        <w:rPr>
          <w:rFonts w:ascii="Times New Roman" w:eastAsiaTheme="minorEastAsia" w:hAnsi="Times New Roman" w:cs="Times New Roman"/>
          <w:sz w:val="24"/>
          <w:szCs w:val="24"/>
          <w:lang w:val="en-US"/>
        </w:rPr>
        <w:t xml:space="preserve"> from the field experiment such </w:t>
      </w:r>
      <w:proofErr w:type="gramStart"/>
      <w:r w:rsidRPr="00B65D15">
        <w:rPr>
          <w:rFonts w:ascii="Times New Roman" w:eastAsiaTheme="minorEastAsia" w:hAnsi="Times New Roman" w:cs="Times New Roman"/>
          <w:sz w:val="24"/>
          <w:szCs w:val="24"/>
          <w:lang w:val="en-US"/>
        </w:rPr>
        <w:t>that</w:t>
      </w:r>
      <w:proofErr w:type="gramEnd"/>
    </w:p>
    <w:tbl>
      <w:tblPr>
        <w:tblStyle w:val="TableGrid"/>
        <w:tblW w:w="93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
        <w:gridCol w:w="7654"/>
        <w:gridCol w:w="850"/>
      </w:tblGrid>
      <w:tr w:rsidR="00E43B39" w:rsidRPr="00B65D15" w14:paraId="5536095D" w14:textId="77777777" w:rsidTr="00476DDB">
        <w:tc>
          <w:tcPr>
            <w:tcW w:w="850" w:type="dxa"/>
            <w:vAlign w:val="center"/>
          </w:tcPr>
          <w:p w14:paraId="72E22D30" w14:textId="77777777" w:rsidR="00E43B39" w:rsidRPr="00B65D15" w:rsidRDefault="00E43B39" w:rsidP="00302615">
            <w:pPr>
              <w:spacing w:after="120" w:line="480" w:lineRule="auto"/>
              <w:rPr>
                <w:rFonts w:ascii="Times New Roman" w:hAnsi="Times New Roman" w:cs="Times New Roman"/>
                <w:sz w:val="24"/>
                <w:szCs w:val="24"/>
                <w:lang w:val="en-US"/>
              </w:rPr>
            </w:pPr>
          </w:p>
        </w:tc>
        <w:tc>
          <w:tcPr>
            <w:tcW w:w="7654" w:type="dxa"/>
            <w:vAlign w:val="center"/>
          </w:tcPr>
          <w:p w14:paraId="69EC852B" w14:textId="77777777" w:rsidR="00E43B39" w:rsidRPr="00B65D15" w:rsidRDefault="00E43B39" w:rsidP="00AD1841">
            <w:pPr>
              <w:spacing w:line="480" w:lineRule="auto"/>
              <w:rPr>
                <w:rFonts w:ascii="Times New Roman" w:hAnsi="Times New Roman" w:cs="Times New Roman"/>
                <w:sz w:val="24"/>
                <w:szCs w:val="24"/>
                <w:lang w:val="en-US"/>
              </w:rPr>
            </w:pPr>
            <m:oMathPara>
              <m:oMath>
                <m:r>
                  <w:rPr>
                    <w:rFonts w:ascii="Cambria Math" w:hAnsi="Cambria Math" w:cs="Times New Roman"/>
                    <w:sz w:val="24"/>
                    <w:szCs w:val="24"/>
                    <w:lang w:val="en-US"/>
                  </w:rPr>
                  <m:t>K</m:t>
                </m:r>
                <m:d>
                  <m:dPr>
                    <m:ctrlPr>
                      <w:rPr>
                        <w:rFonts w:ascii="Cambria Math" w:hAnsi="Cambria Math" w:cs="Times New Roman"/>
                        <w:i/>
                        <w:sz w:val="24"/>
                        <w:szCs w:val="24"/>
                        <w:lang w:val="en-US"/>
                      </w:rPr>
                    </m:ctrlPr>
                  </m:dPr>
                  <m:e>
                    <m:r>
                      <w:rPr>
                        <w:rFonts w:ascii="Cambria Math" w:hAnsi="Cambria Math" w:cs="Times New Roman"/>
                        <w:sz w:val="24"/>
                        <w:szCs w:val="24"/>
                        <w:lang w:val="en-US"/>
                      </w:rPr>
                      <m:t>r</m:t>
                    </m:r>
                  </m:e>
                </m:d>
                <m:r>
                  <w:rPr>
                    <w:rFonts w:ascii="Cambria Math" w:hAnsi="Cambria Math" w:cs="Times New Roman"/>
                    <w:sz w:val="24"/>
                    <w:szCs w:val="24"/>
                    <w:lang w:val="en-US"/>
                  </w:rPr>
                  <m:t>=</m:t>
                </m:r>
                <m:nary>
                  <m:naryPr>
                    <m:chr m:val="∭"/>
                    <m:limLoc m:val="undOvr"/>
                    <m:subHide m:val="1"/>
                    <m:supHide m:val="1"/>
                    <m:ctrlPr>
                      <w:rPr>
                        <w:rFonts w:ascii="Cambria Math" w:hAnsi="Cambria Math" w:cs="Times New Roman"/>
                        <w:i/>
                        <w:sz w:val="24"/>
                        <w:szCs w:val="24"/>
                        <w:lang w:val="en-US"/>
                      </w:rPr>
                    </m:ctrlPr>
                  </m:naryPr>
                  <m:sub/>
                  <m:sup/>
                  <m:e>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F</m:t>
                        </m:r>
                      </m:e>
                    </m:d>
                    <m:r>
                      <w:rPr>
                        <w:rFonts w:ascii="Cambria Math" w:hAnsi="Cambria Math" w:cs="Times New Roman"/>
                        <w:sz w:val="24"/>
                        <w:szCs w:val="24"/>
                        <w:lang w:val="en-US"/>
                      </w:rPr>
                      <m:t>p</m:t>
                    </m:r>
                    <m:d>
                      <m:dPr>
                        <m:ctrlPr>
                          <w:rPr>
                            <w:rFonts w:ascii="Cambria Math" w:hAnsi="Cambria Math" w:cs="Times New Roman"/>
                            <w:i/>
                            <w:sz w:val="24"/>
                            <w:szCs w:val="24"/>
                            <w:lang w:val="en-US"/>
                          </w:rPr>
                        </m:ctrlPr>
                      </m:dPr>
                      <m:e>
                        <m:r>
                          <w:rPr>
                            <w:rFonts w:ascii="Cambria Math" w:hAnsi="Cambria Math" w:cs="Times New Roman"/>
                            <w:sz w:val="24"/>
                            <w:szCs w:val="24"/>
                            <w:lang w:val="en-US"/>
                          </w:rPr>
                          <m:t>U</m:t>
                        </m:r>
                      </m:e>
                    </m:d>
                    <m:r>
                      <w:rPr>
                        <w:rFonts w:ascii="Cambria Math" w:hAnsi="Cambria Math" w:cs="Times New Roman"/>
                        <w:sz w:val="24"/>
                        <w:szCs w:val="24"/>
                        <w:lang w:val="en-US"/>
                      </w:rPr>
                      <m:t>p(H)p</m:t>
                    </m:r>
                    <m:d>
                      <m:dPr>
                        <m:ctrlPr>
                          <w:rPr>
                            <w:rFonts w:ascii="Cambria Math" w:hAnsi="Cambria Math" w:cs="Times New Roman"/>
                            <w:i/>
                            <w:sz w:val="24"/>
                            <w:szCs w:val="24"/>
                            <w:lang w:val="en-US"/>
                          </w:rPr>
                        </m:ctrlPr>
                      </m:dPr>
                      <m:e>
                        <m:r>
                          <w:rPr>
                            <w:rFonts w:ascii="Cambria Math" w:hAnsi="Cambria Math" w:cs="Times New Roman"/>
                            <w:sz w:val="24"/>
                            <w:szCs w:val="24"/>
                            <w:lang w:val="en-US"/>
                          </w:rPr>
                          <m:t>r,F,U,H</m:t>
                        </m:r>
                      </m:e>
                    </m:d>
                    <m:r>
                      <w:rPr>
                        <w:rFonts w:ascii="Cambria Math" w:hAnsi="Cambria Math" w:cs="Times New Roman"/>
                        <w:sz w:val="24"/>
                        <w:szCs w:val="24"/>
                        <w:lang w:val="en-US"/>
                      </w:rPr>
                      <m:t xml:space="preserve"> dFdUdH</m:t>
                    </m:r>
                  </m:e>
                </m:nary>
              </m:oMath>
            </m:oMathPara>
          </w:p>
        </w:tc>
        <w:tc>
          <w:tcPr>
            <w:tcW w:w="850" w:type="dxa"/>
            <w:vAlign w:val="center"/>
          </w:tcPr>
          <w:p w14:paraId="31BDB0D8" w14:textId="77777777" w:rsidR="00E43B39" w:rsidRPr="00B65D15" w:rsidRDefault="00E43B39" w:rsidP="005E5965">
            <w:pPr>
              <w:spacing w:after="120" w:line="480" w:lineRule="auto"/>
              <w:jc w:val="right"/>
              <w:rPr>
                <w:rFonts w:ascii="Times New Roman" w:hAnsi="Times New Roman" w:cs="Times New Roman"/>
                <w:sz w:val="24"/>
                <w:szCs w:val="24"/>
                <w:lang w:val="en-US"/>
              </w:rPr>
            </w:pPr>
            <w:r w:rsidRPr="00B65D15">
              <w:rPr>
                <w:rFonts w:ascii="Times New Roman" w:hAnsi="Times New Roman" w:cs="Times New Roman"/>
                <w:sz w:val="24"/>
                <w:szCs w:val="24"/>
                <w:lang w:val="en-US"/>
              </w:rPr>
              <w:t>[4]</w:t>
            </w:r>
          </w:p>
        </w:tc>
      </w:tr>
    </w:tbl>
    <w:p w14:paraId="6F74B10E" w14:textId="1123B602" w:rsidR="00E43B39" w:rsidRDefault="00E43B39" w:rsidP="00302615">
      <w:pPr>
        <w:spacing w:before="120" w:after="120" w:line="480" w:lineRule="auto"/>
        <w:rPr>
          <w:ins w:id="101" w:author="Drees, Trevor" w:date="2023-04-01T16:37:00Z"/>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so the new dispersal kernel</w:t>
      </w:r>
      <w:ins w:id="102" w:author="Drees, Trevor" w:date="2023-04-09T12:21:00Z">
        <w:r w:rsidR="00451878">
          <w:rPr>
            <w:rFonts w:ascii="Times New Roman" w:hAnsi="Times New Roman" w:cs="Times New Roman"/>
            <w:sz w:val="24"/>
            <w:szCs w:val="24"/>
            <w:lang w:val="en-US"/>
          </w:rPr>
          <w:t xml:space="preserve"> </w:t>
        </w:r>
      </w:ins>
      <w:ins w:id="103" w:author="Drees, Trevor" w:date="2023-04-09T13:10:00Z">
        <w:r w:rsidR="00C14435">
          <w:rPr>
            <w:rFonts w:ascii="Times New Roman" w:hAnsi="Times New Roman" w:cs="Times New Roman"/>
            <w:sz w:val="24"/>
            <w:szCs w:val="24"/>
            <w:lang w:val="en-US"/>
          </w:rPr>
          <w:t>now also</w:t>
        </w:r>
      </w:ins>
      <w:del w:id="104" w:author="Drees, Trevor" w:date="2023-04-09T13:10:00Z">
        <w:r w:rsidRPr="00B65D15" w:rsidDel="00C14435">
          <w:rPr>
            <w:rFonts w:ascii="Times New Roman" w:hAnsi="Times New Roman" w:cs="Times New Roman"/>
            <w:sz w:val="24"/>
            <w:szCs w:val="24"/>
            <w:lang w:val="en-US"/>
          </w:rPr>
          <w:delText xml:space="preserve"> accounts for variation in wind speed and seed terminal velocity</w:delText>
        </w:r>
      </w:del>
      <w:r w:rsidRPr="00B65D15">
        <w:rPr>
          <w:rFonts w:ascii="Times New Roman" w:hAnsi="Times New Roman" w:cs="Times New Roman"/>
          <w:sz w:val="24"/>
          <w:szCs w:val="24"/>
          <w:lang w:val="en-US"/>
        </w:rPr>
        <w:t xml:space="preserve"> </w:t>
      </w:r>
      <w:del w:id="105" w:author="Drees, Trevor" w:date="2023-04-09T12:21:00Z">
        <w:r w:rsidRPr="00B65D15" w:rsidDel="00451878">
          <w:rPr>
            <w:rFonts w:ascii="Times New Roman" w:hAnsi="Times New Roman" w:cs="Times New Roman"/>
            <w:sz w:val="24"/>
            <w:szCs w:val="24"/>
            <w:lang w:val="en-US"/>
          </w:rPr>
          <w:delText>as well as all of</w:delText>
        </w:r>
      </w:del>
      <w:ins w:id="106" w:author="Drees, Trevor" w:date="2023-04-09T13:10:00Z">
        <w:r w:rsidR="00C14435">
          <w:rPr>
            <w:rFonts w:ascii="Times New Roman" w:hAnsi="Times New Roman" w:cs="Times New Roman"/>
            <w:sz w:val="24"/>
            <w:szCs w:val="24"/>
            <w:lang w:val="en-US"/>
          </w:rPr>
          <w:t>accounts</w:t>
        </w:r>
      </w:ins>
      <w:ins w:id="107" w:author="Drees, Trevor" w:date="2023-04-09T12:21:00Z">
        <w:r w:rsidR="00451878">
          <w:rPr>
            <w:rFonts w:ascii="Times New Roman" w:hAnsi="Times New Roman" w:cs="Times New Roman"/>
            <w:sz w:val="24"/>
            <w:szCs w:val="24"/>
            <w:lang w:val="en-US"/>
          </w:rPr>
          <w:t xml:space="preserve"> for</w:t>
        </w:r>
      </w:ins>
      <w:r w:rsidRPr="00B65D15">
        <w:rPr>
          <w:rFonts w:ascii="Times New Roman" w:hAnsi="Times New Roman" w:cs="Times New Roman"/>
          <w:sz w:val="24"/>
          <w:szCs w:val="24"/>
          <w:lang w:val="en-US"/>
        </w:rPr>
        <w:t xml:space="preserve"> the different flower head heights from which seeds can be released</w:t>
      </w:r>
      <w:ins w:id="108" w:author="Drees, Trevor" w:date="2023-04-09T13:13:00Z">
        <w:r w:rsidR="00C14435">
          <w:rPr>
            <w:rFonts w:ascii="Times New Roman" w:hAnsi="Times New Roman" w:cs="Times New Roman"/>
            <w:sz w:val="24"/>
            <w:szCs w:val="24"/>
            <w:lang w:val="en-US"/>
          </w:rPr>
          <w:t xml:space="preserve"> </w:t>
        </w:r>
        <w:r w:rsidR="00C14435">
          <w:rPr>
            <w:rFonts w:ascii="Times New Roman" w:hAnsi="Times New Roman" w:cs="Times New Roman"/>
            <w:sz w:val="24"/>
            <w:szCs w:val="24"/>
            <w:lang w:val="en-US"/>
          </w:rPr>
          <w:t>rather than just using a fixed release height</w:t>
        </w:r>
      </w:ins>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Skarpaas</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 </w:t>
      </w:r>
      <w:r w:rsidRPr="0008099B">
        <w:rPr>
          <w:rFonts w:ascii="Times New Roman" w:hAnsi="Times New Roman" w:cs="Times New Roman"/>
          <w:sz w:val="24"/>
          <w:szCs w:val="24"/>
          <w:lang w:val="en-US"/>
        </w:rPr>
        <w:t>Note that</w:t>
      </w:r>
      <w:ins w:id="109" w:author="Drees, Trevor" w:date="2023-04-09T12:11:00Z">
        <w:r w:rsidR="0008099B" w:rsidRPr="0008099B">
          <w:rPr>
            <w:rFonts w:ascii="Times New Roman" w:hAnsi="Times New Roman" w:cs="Times New Roman"/>
            <w:sz w:val="24"/>
            <w:szCs w:val="24"/>
            <w:lang w:val="en-US"/>
            <w:rPrChange w:id="110" w:author="Drees, Trevor" w:date="2023-04-09T12:12:00Z">
              <w:rPr>
                <w:rFonts w:ascii="Times New Roman" w:hAnsi="Times New Roman" w:cs="Times New Roman"/>
                <w:sz w:val="24"/>
                <w:szCs w:val="24"/>
                <w:highlight w:val="yellow"/>
                <w:lang w:val="en-US"/>
              </w:rPr>
            </w:rPrChange>
          </w:rPr>
          <w:t xml:space="preserve"> here</w:t>
        </w:r>
      </w:ins>
      <w:del w:id="111" w:author="Drees, Trevor" w:date="2023-04-09T12:11:00Z">
        <w:r w:rsidRPr="0008099B" w:rsidDel="0008099B">
          <w:rPr>
            <w:rFonts w:ascii="Times New Roman" w:hAnsi="Times New Roman" w:cs="Times New Roman"/>
            <w:sz w:val="24"/>
            <w:szCs w:val="24"/>
            <w:lang w:val="en-US"/>
          </w:rPr>
          <w:delText xml:space="preserve">, unlike in previous </w:delText>
        </w:r>
        <w:r w:rsidRPr="0008099B" w:rsidDel="0008099B">
          <w:rPr>
            <w:rFonts w:ascii="Times New Roman" w:hAnsi="Times New Roman" w:cs="Times New Roman"/>
            <w:i/>
            <w:iCs/>
            <w:sz w:val="24"/>
            <w:szCs w:val="24"/>
            <w:lang w:val="en-US"/>
          </w:rPr>
          <w:delText>C. nutans</w:delText>
        </w:r>
        <w:r w:rsidRPr="0008099B" w:rsidDel="0008099B">
          <w:rPr>
            <w:rFonts w:ascii="Times New Roman" w:hAnsi="Times New Roman" w:cs="Times New Roman"/>
            <w:sz w:val="24"/>
            <w:szCs w:val="24"/>
            <w:lang w:val="en-US"/>
          </w:rPr>
          <w:delText xml:space="preserve"> and </w:delText>
        </w:r>
        <w:r w:rsidRPr="0008099B" w:rsidDel="0008099B">
          <w:rPr>
            <w:rFonts w:ascii="Times New Roman" w:hAnsi="Times New Roman" w:cs="Times New Roman"/>
            <w:i/>
            <w:iCs/>
            <w:sz w:val="24"/>
            <w:szCs w:val="24"/>
            <w:lang w:val="en-US"/>
          </w:rPr>
          <w:delText>C. acanthoides</w:delText>
        </w:r>
        <w:r w:rsidRPr="0008099B" w:rsidDel="0008099B">
          <w:rPr>
            <w:rFonts w:ascii="Times New Roman" w:hAnsi="Times New Roman" w:cs="Times New Roman"/>
            <w:sz w:val="24"/>
            <w:szCs w:val="24"/>
            <w:lang w:val="en-US"/>
          </w:rPr>
          <w:delText xml:space="preserve"> studies</w:delText>
        </w:r>
      </w:del>
      <w:r w:rsidRPr="0008099B">
        <w:rPr>
          <w:rFonts w:ascii="Times New Roman" w:hAnsi="Times New Roman" w:cs="Times New Roman"/>
          <w:sz w:val="24"/>
          <w:szCs w:val="24"/>
          <w:lang w:val="en-US"/>
        </w:rPr>
        <w:t xml:space="preserve">, </w:t>
      </w:r>
      <m:oMath>
        <m:r>
          <w:rPr>
            <w:rFonts w:ascii="Cambria Math" w:hAnsi="Cambria Math" w:cs="Times New Roman"/>
            <w:sz w:val="24"/>
            <w:szCs w:val="24"/>
            <w:lang w:val="en-US"/>
          </w:rPr>
          <m:t>p(H)</m:t>
        </m:r>
      </m:oMath>
      <w:r w:rsidRPr="0008099B">
        <w:rPr>
          <w:rFonts w:ascii="Times New Roman" w:eastAsiaTheme="minorEastAsia" w:hAnsi="Times New Roman" w:cs="Times New Roman"/>
          <w:sz w:val="24"/>
          <w:szCs w:val="24"/>
          <w:lang w:val="en-US"/>
        </w:rPr>
        <w:t xml:space="preserve"> represents the distribution of all flower head heights</w:t>
      </w:r>
      <w:ins w:id="112" w:author="Drees, Trevor" w:date="2023-04-09T12:18:00Z">
        <w:r w:rsidR="00451878">
          <w:rPr>
            <w:rFonts w:ascii="Times New Roman" w:eastAsiaTheme="minorEastAsia" w:hAnsi="Times New Roman" w:cs="Times New Roman"/>
            <w:sz w:val="24"/>
            <w:szCs w:val="24"/>
            <w:lang w:val="en-US"/>
          </w:rPr>
          <w:t xml:space="preserve">, not </w:t>
        </w:r>
      </w:ins>
      <w:del w:id="113" w:author="Drees, Trevor" w:date="2023-04-09T12:13:00Z">
        <w:r w:rsidRPr="0008099B" w:rsidDel="0008099B">
          <w:rPr>
            <w:rFonts w:ascii="Times New Roman" w:eastAsiaTheme="minorEastAsia" w:hAnsi="Times New Roman" w:cs="Times New Roman"/>
            <w:sz w:val="24"/>
            <w:szCs w:val="24"/>
            <w:lang w:val="en-US"/>
          </w:rPr>
          <w:delText>, not</w:delText>
        </w:r>
      </w:del>
      <w:del w:id="114" w:author="Drees, Trevor" w:date="2023-04-09T12:18:00Z">
        <w:r w:rsidRPr="0008099B" w:rsidDel="00451878">
          <w:rPr>
            <w:rFonts w:ascii="Times New Roman" w:eastAsiaTheme="minorEastAsia" w:hAnsi="Times New Roman" w:cs="Times New Roman"/>
            <w:sz w:val="24"/>
            <w:szCs w:val="24"/>
            <w:lang w:val="en-US"/>
          </w:rPr>
          <w:delText xml:space="preserve"> </w:delText>
        </w:r>
      </w:del>
      <w:r w:rsidRPr="0008099B">
        <w:rPr>
          <w:rFonts w:ascii="Times New Roman" w:eastAsiaTheme="minorEastAsia" w:hAnsi="Times New Roman" w:cs="Times New Roman"/>
          <w:sz w:val="24"/>
          <w:szCs w:val="24"/>
          <w:lang w:val="en-US"/>
        </w:rPr>
        <w:t>just the maxima</w:t>
      </w:r>
      <w:ins w:id="115" w:author="Drees, Trevor" w:date="2023-04-09T12:16:00Z">
        <w:r w:rsidR="0008099B">
          <w:rPr>
            <w:rFonts w:ascii="Times New Roman" w:eastAsiaTheme="minorEastAsia" w:hAnsi="Times New Roman" w:cs="Times New Roman"/>
            <w:sz w:val="24"/>
            <w:szCs w:val="24"/>
            <w:lang w:val="en-US"/>
          </w:rPr>
          <w:t>.</w:t>
        </w:r>
      </w:ins>
      <w:del w:id="116" w:author="Drees, Trevor" w:date="2023-04-09T12:12:00Z">
        <w:r w:rsidRPr="00B65D15" w:rsidDel="0008099B">
          <w:rPr>
            <w:rFonts w:ascii="Times New Roman" w:eastAsiaTheme="minorEastAsia" w:hAnsi="Times New Roman" w:cs="Times New Roman"/>
            <w:sz w:val="24"/>
            <w:szCs w:val="24"/>
            <w:lang w:val="en-US"/>
          </w:rPr>
          <w:delText>.</w:delText>
        </w:r>
      </w:del>
      <w:r w:rsidRPr="00B65D15">
        <w:rPr>
          <w:rFonts w:ascii="Times New Roman" w:eastAsiaTheme="minorEastAsia" w:hAnsi="Times New Roman" w:cs="Times New Roman"/>
          <w:sz w:val="24"/>
          <w:szCs w:val="24"/>
          <w:lang w:val="en-US"/>
        </w:rPr>
        <w:t xml:space="preserve"> Dispersal </w:t>
      </w:r>
      <w:r w:rsidR="0028235D" w:rsidRPr="00B65D15">
        <w:rPr>
          <w:rFonts w:ascii="Times New Roman" w:eastAsiaTheme="minorEastAsia" w:hAnsi="Times New Roman" w:cs="Times New Roman"/>
          <w:sz w:val="24"/>
          <w:szCs w:val="24"/>
          <w:lang w:val="en-US"/>
        </w:rPr>
        <w:t>was</w:t>
      </w:r>
      <w:r w:rsidRPr="00B65D15">
        <w:rPr>
          <w:rFonts w:ascii="Times New Roman" w:eastAsiaTheme="minorEastAsia" w:hAnsi="Times New Roman" w:cs="Times New Roman"/>
          <w:sz w:val="24"/>
          <w:szCs w:val="24"/>
          <w:lang w:val="en-US"/>
        </w:rPr>
        <w:t xml:space="preserve"> then simulated for the various combinations of species, warmed/</w:t>
      </w:r>
      <w:proofErr w:type="spellStart"/>
      <w:r w:rsidRPr="00B65D15">
        <w:rPr>
          <w:rFonts w:ascii="Times New Roman" w:eastAsiaTheme="minorEastAsia" w:hAnsi="Times New Roman" w:cs="Times New Roman"/>
          <w:sz w:val="24"/>
          <w:szCs w:val="24"/>
          <w:lang w:val="en-US"/>
        </w:rPr>
        <w:t>unwarmed</w:t>
      </w:r>
      <w:proofErr w:type="spellEnd"/>
      <w:r w:rsidRPr="00B65D15">
        <w:rPr>
          <w:rFonts w:ascii="Times New Roman" w:eastAsiaTheme="minorEastAsia" w:hAnsi="Times New Roman" w:cs="Times New Roman"/>
          <w:sz w:val="24"/>
          <w:szCs w:val="24"/>
          <w:lang w:val="en-US"/>
        </w:rPr>
        <w:t xml:space="preserve"> treatment, and maximum/distributed flower heights so that dispersal kernels between these various combinations could be compared.</w:t>
      </w:r>
    </w:p>
    <w:p w14:paraId="42354AA3" w14:textId="0B224D7B" w:rsidR="0008594E" w:rsidRPr="00B65D15" w:rsidRDefault="0008594E" w:rsidP="0008594E">
      <w:pPr>
        <w:spacing w:before="120" w:after="120" w:line="480" w:lineRule="auto"/>
        <w:ind w:firstLine="284"/>
        <w:rPr>
          <w:rFonts w:ascii="Times New Roman" w:eastAsiaTheme="minorEastAsia" w:hAnsi="Times New Roman" w:cs="Times New Roman"/>
          <w:sz w:val="24"/>
          <w:szCs w:val="24"/>
          <w:lang w:val="en-US"/>
        </w:rPr>
        <w:pPrChange w:id="117" w:author="Drees, Trevor" w:date="2023-04-01T16:37:00Z">
          <w:pPr>
            <w:spacing w:before="120" w:after="120" w:line="480" w:lineRule="auto"/>
          </w:pPr>
        </w:pPrChange>
      </w:pPr>
      <w:ins w:id="118" w:author="Drees, Trevor" w:date="2023-04-01T16:42:00Z">
        <w:r>
          <w:rPr>
            <w:rFonts w:ascii="Times New Roman" w:eastAsiaTheme="minorEastAsia" w:hAnsi="Times New Roman" w:cs="Times New Roman"/>
            <w:sz w:val="24"/>
            <w:szCs w:val="24"/>
            <w:lang w:val="en-US"/>
          </w:rPr>
          <w:t xml:space="preserve">To examine the effects of </w:t>
        </w:r>
      </w:ins>
      <w:ins w:id="119" w:author="Drees, Trevor" w:date="2023-04-01T16:43:00Z">
        <w:r>
          <w:rPr>
            <w:rFonts w:ascii="Times New Roman" w:eastAsiaTheme="minorEastAsia" w:hAnsi="Times New Roman" w:cs="Times New Roman"/>
            <w:sz w:val="24"/>
            <w:szCs w:val="24"/>
            <w:lang w:val="en-US"/>
          </w:rPr>
          <w:t xml:space="preserve">shifts in flower head height and dispersal kernels on </w:t>
        </w:r>
      </w:ins>
      <w:ins w:id="120" w:author="Drees, Trevor" w:date="2023-04-01T16:48:00Z">
        <w:r w:rsidR="009A4F02">
          <w:rPr>
            <w:rFonts w:ascii="Times New Roman" w:eastAsiaTheme="minorEastAsia" w:hAnsi="Times New Roman" w:cs="Times New Roman"/>
            <w:sz w:val="24"/>
            <w:szCs w:val="24"/>
            <w:lang w:val="en-US"/>
          </w:rPr>
          <w:t xml:space="preserve">rates of invasion, we modeled population spread as a moving wave by combining </w:t>
        </w:r>
      </w:ins>
      <w:ins w:id="121" w:author="Drees, Trevor" w:date="2023-04-01T16:49:00Z">
        <w:r w:rsidR="009A4F02">
          <w:rPr>
            <w:rFonts w:ascii="Times New Roman" w:eastAsiaTheme="minorEastAsia" w:hAnsi="Times New Roman" w:cs="Times New Roman"/>
            <w:sz w:val="24"/>
            <w:szCs w:val="24"/>
            <w:lang w:val="en-US"/>
          </w:rPr>
          <w:t>these shifts with</w:t>
        </w:r>
      </w:ins>
      <w:ins w:id="122" w:author="Drees, Trevor" w:date="2023-04-01T16:48:00Z">
        <w:r w:rsidR="009A4F02">
          <w:rPr>
            <w:rFonts w:ascii="Times New Roman" w:eastAsiaTheme="minorEastAsia" w:hAnsi="Times New Roman" w:cs="Times New Roman"/>
            <w:sz w:val="24"/>
            <w:szCs w:val="24"/>
            <w:lang w:val="en-US"/>
          </w:rPr>
          <w:t xml:space="preserve"> </w:t>
        </w:r>
      </w:ins>
      <w:ins w:id="123" w:author="Drees, Trevor" w:date="2023-04-01T16:49:00Z">
        <w:r w:rsidR="009A4F02">
          <w:rPr>
            <w:rFonts w:ascii="Times New Roman" w:eastAsiaTheme="minorEastAsia" w:hAnsi="Times New Roman" w:cs="Times New Roman"/>
            <w:sz w:val="24"/>
            <w:szCs w:val="24"/>
            <w:lang w:val="en-US"/>
          </w:rPr>
          <w:t xml:space="preserve">a </w:t>
        </w:r>
      </w:ins>
      <w:ins w:id="124" w:author="Drees, Trevor" w:date="2023-04-01T16:48:00Z">
        <w:r w:rsidR="009A4F02">
          <w:rPr>
            <w:rFonts w:ascii="Times New Roman" w:eastAsiaTheme="minorEastAsia" w:hAnsi="Times New Roman" w:cs="Times New Roman"/>
            <w:sz w:val="24"/>
            <w:szCs w:val="24"/>
            <w:lang w:val="en-US"/>
          </w:rPr>
          <w:t>four-stage demographic model</w:t>
        </w:r>
      </w:ins>
      <w:ins w:id="125" w:author="Drees, Trevor" w:date="2023-04-01T16:50:00Z">
        <w:r w:rsidR="009A4F02">
          <w:rPr>
            <w:rFonts w:ascii="Times New Roman" w:eastAsiaTheme="minorEastAsia" w:hAnsi="Times New Roman" w:cs="Times New Roman"/>
            <w:sz w:val="24"/>
            <w:szCs w:val="24"/>
            <w:lang w:val="en-US"/>
          </w:rPr>
          <w:t xml:space="preserve"> similar to that used in previous studies (</w:t>
        </w:r>
      </w:ins>
      <w:ins w:id="126" w:author="Drees, Trevor" w:date="2023-04-01T16:51:00Z">
        <w:r w:rsidR="009A4F02">
          <w:rPr>
            <w:rFonts w:ascii="Times New Roman" w:hAnsi="Times New Roman" w:cs="Times New Roman"/>
            <w:sz w:val="24"/>
            <w:szCs w:val="24"/>
          </w:rPr>
          <w:t xml:space="preserve">Zhang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2011</w:t>
        </w:r>
        <w:r w:rsidR="009A4F02">
          <w:rPr>
            <w:rFonts w:ascii="Times New Roman" w:hAnsi="Times New Roman" w:cs="Times New Roman"/>
            <w:sz w:val="24"/>
            <w:szCs w:val="24"/>
          </w:rPr>
          <w:t>,</w:t>
        </w:r>
        <w:r w:rsidR="009A4F02">
          <w:rPr>
            <w:rFonts w:ascii="Times New Roman" w:hAnsi="Times New Roman" w:cs="Times New Roman"/>
            <w:sz w:val="24"/>
            <w:szCs w:val="24"/>
          </w:rPr>
          <w:t xml:space="preserve"> Teller </w:t>
        </w:r>
        <w:r w:rsidR="009A4F02">
          <w:rPr>
            <w:rFonts w:ascii="Times New Roman" w:hAnsi="Times New Roman" w:cs="Times New Roman"/>
            <w:i/>
            <w:iCs/>
            <w:sz w:val="24"/>
            <w:szCs w:val="24"/>
          </w:rPr>
          <w:t>et al</w:t>
        </w:r>
        <w:r w:rsidR="009A4F02">
          <w:rPr>
            <w:rFonts w:ascii="Times New Roman" w:hAnsi="Times New Roman" w:cs="Times New Roman"/>
            <w:sz w:val="24"/>
            <w:szCs w:val="24"/>
          </w:rPr>
          <w:t>. 2016</w:t>
        </w:r>
      </w:ins>
      <w:ins w:id="127" w:author="Drees, Trevor" w:date="2023-04-01T16:50:00Z">
        <w:r w:rsidR="009A4F02">
          <w:rPr>
            <w:rFonts w:ascii="Times New Roman" w:eastAsiaTheme="minorEastAsia" w:hAnsi="Times New Roman" w:cs="Times New Roman"/>
            <w:sz w:val="24"/>
            <w:szCs w:val="24"/>
            <w:lang w:val="en-US"/>
          </w:rPr>
          <w:t>)</w:t>
        </w:r>
      </w:ins>
      <w:ins w:id="128" w:author="Drees, Trevor" w:date="2023-04-01T16:51:00Z">
        <w:r w:rsidR="009A4F02">
          <w:rPr>
            <w:rFonts w:ascii="Times New Roman" w:eastAsiaTheme="minorEastAsia" w:hAnsi="Times New Roman" w:cs="Times New Roman"/>
            <w:sz w:val="24"/>
            <w:szCs w:val="24"/>
            <w:lang w:val="en-US"/>
          </w:rPr>
          <w:t>.</w:t>
        </w:r>
      </w:ins>
      <w:ins w:id="129" w:author="Drees, Trevor" w:date="2023-04-01T16:52:00Z">
        <w:r w:rsidR="009A4F02">
          <w:rPr>
            <w:rFonts w:ascii="Times New Roman" w:eastAsiaTheme="minorEastAsia" w:hAnsi="Times New Roman" w:cs="Times New Roman"/>
            <w:sz w:val="24"/>
            <w:szCs w:val="24"/>
            <w:lang w:val="en-US"/>
          </w:rPr>
          <w:t xml:space="preserve"> </w:t>
        </w:r>
      </w:ins>
      <w:ins w:id="130" w:author="Drees, Trevor" w:date="2023-04-01T16:57:00Z">
        <w:r w:rsidR="00496819">
          <w:rPr>
            <w:rFonts w:ascii="Times New Roman" w:eastAsiaTheme="minorEastAsia" w:hAnsi="Times New Roman" w:cs="Times New Roman"/>
            <w:sz w:val="24"/>
            <w:szCs w:val="24"/>
            <w:lang w:val="en-US"/>
          </w:rPr>
          <w:t xml:space="preserve">This model estimates reproductive output for </w:t>
        </w:r>
      </w:ins>
      <w:ins w:id="131" w:author="Drees, Trevor" w:date="2023-04-01T17:03:00Z">
        <w:r w:rsidR="00B54924">
          <w:rPr>
            <w:rFonts w:ascii="Times New Roman" w:eastAsiaTheme="minorEastAsia" w:hAnsi="Times New Roman" w:cs="Times New Roman"/>
            <w:sz w:val="24"/>
            <w:szCs w:val="24"/>
            <w:lang w:val="en-US"/>
          </w:rPr>
          <w:t xml:space="preserve">each stage and then uses the moment-generating function of the simulated dispersal kernels to estimate </w:t>
        </w:r>
      </w:ins>
      <w:ins w:id="132" w:author="Drees, Trevor" w:date="2023-04-01T17:04:00Z">
        <w:r w:rsidR="00B54924">
          <w:rPr>
            <w:rFonts w:ascii="Times New Roman" w:eastAsiaTheme="minorEastAsia" w:hAnsi="Times New Roman" w:cs="Times New Roman"/>
            <w:sz w:val="24"/>
            <w:szCs w:val="24"/>
            <w:lang w:val="en-US"/>
          </w:rPr>
          <w:t>wave</w:t>
        </w:r>
      </w:ins>
      <w:ins w:id="133" w:author="Drees, Trevor" w:date="2023-04-09T11:21:00Z">
        <w:r w:rsidR="005A6494">
          <w:rPr>
            <w:rFonts w:ascii="Times New Roman" w:eastAsiaTheme="minorEastAsia" w:hAnsi="Times New Roman" w:cs="Times New Roman"/>
            <w:sz w:val="24"/>
            <w:szCs w:val="24"/>
            <w:lang w:val="en-US"/>
          </w:rPr>
          <w:t xml:space="preserve"> </w:t>
        </w:r>
      </w:ins>
      <w:ins w:id="134" w:author="Drees, Trevor" w:date="2023-04-01T17:04:00Z">
        <w:r w:rsidR="00B54924">
          <w:rPr>
            <w:rFonts w:ascii="Times New Roman" w:eastAsiaTheme="minorEastAsia" w:hAnsi="Times New Roman" w:cs="Times New Roman"/>
            <w:sz w:val="24"/>
            <w:szCs w:val="24"/>
            <w:lang w:val="en-US"/>
          </w:rPr>
          <w:t>speeds</w:t>
        </w:r>
      </w:ins>
      <w:ins w:id="135" w:author="Drees, Trevor" w:date="2023-04-01T16:58:00Z">
        <w:r w:rsidR="00496819">
          <w:rPr>
            <w:rFonts w:ascii="Times New Roman" w:eastAsiaTheme="minorEastAsia" w:hAnsi="Times New Roman" w:cs="Times New Roman"/>
            <w:sz w:val="24"/>
            <w:szCs w:val="24"/>
            <w:lang w:val="en-US"/>
          </w:rPr>
          <w:t xml:space="preserve">. </w:t>
        </w:r>
      </w:ins>
      <w:ins w:id="136" w:author="Drees, Trevor" w:date="2023-04-01T16:53:00Z">
        <w:r w:rsidR="009A4F02">
          <w:rPr>
            <w:rFonts w:ascii="Times New Roman" w:eastAsiaTheme="minorEastAsia" w:hAnsi="Times New Roman" w:cs="Times New Roman"/>
            <w:sz w:val="24"/>
            <w:szCs w:val="24"/>
            <w:lang w:val="en-US"/>
          </w:rPr>
          <w:t xml:space="preserve">Due to limited </w:t>
        </w:r>
        <w:r w:rsidR="009A4F02">
          <w:rPr>
            <w:rFonts w:ascii="Times New Roman" w:eastAsiaTheme="minorEastAsia" w:hAnsi="Times New Roman" w:cs="Times New Roman"/>
            <w:sz w:val="24"/>
            <w:szCs w:val="24"/>
            <w:lang w:val="en-US"/>
          </w:rPr>
          <w:lastRenderedPageBreak/>
          <w:t xml:space="preserve">demographic information on </w:t>
        </w:r>
        <w:r w:rsidR="009A4F02">
          <w:rPr>
            <w:rFonts w:ascii="Times New Roman" w:eastAsiaTheme="minorEastAsia" w:hAnsi="Times New Roman" w:cs="Times New Roman"/>
            <w:i/>
            <w:iCs/>
            <w:sz w:val="24"/>
            <w:szCs w:val="24"/>
            <w:lang w:val="en-US"/>
          </w:rPr>
          <w:t xml:space="preserve">C. </w:t>
        </w:r>
      </w:ins>
      <w:proofErr w:type="spellStart"/>
      <w:ins w:id="137" w:author="Drees, Trevor" w:date="2023-04-08T22:18:00Z">
        <w:r w:rsidR="00462D6F">
          <w:rPr>
            <w:rFonts w:ascii="Times New Roman" w:eastAsiaTheme="minorEastAsia" w:hAnsi="Times New Roman" w:cs="Times New Roman"/>
            <w:i/>
            <w:iCs/>
            <w:sz w:val="24"/>
            <w:szCs w:val="24"/>
            <w:lang w:val="en-US"/>
          </w:rPr>
          <w:t>acanthoides</w:t>
        </w:r>
      </w:ins>
      <w:proofErr w:type="spellEnd"/>
      <w:ins w:id="138" w:author="Drees, Trevor" w:date="2023-04-01T16:53:00Z">
        <w:r w:rsidR="009A4F02">
          <w:rPr>
            <w:rFonts w:ascii="Times New Roman" w:eastAsiaTheme="minorEastAsia" w:hAnsi="Times New Roman" w:cs="Times New Roman"/>
            <w:sz w:val="24"/>
            <w:szCs w:val="24"/>
            <w:lang w:val="en-US"/>
          </w:rPr>
          <w:t xml:space="preserve">, </w:t>
        </w:r>
      </w:ins>
      <w:ins w:id="139" w:author="Drees, Trevor" w:date="2023-04-09T13:16:00Z">
        <w:r w:rsidR="00C14435">
          <w:rPr>
            <w:rFonts w:ascii="Times New Roman" w:eastAsiaTheme="minorEastAsia" w:hAnsi="Times New Roman" w:cs="Times New Roman"/>
            <w:sz w:val="24"/>
            <w:szCs w:val="24"/>
            <w:lang w:val="en-US"/>
          </w:rPr>
          <w:t>spread</w:t>
        </w:r>
      </w:ins>
      <w:ins w:id="140" w:author="Drees, Trevor" w:date="2023-04-01T16:53:00Z">
        <w:r w:rsidR="009A4F02">
          <w:rPr>
            <w:rFonts w:ascii="Times New Roman" w:eastAsiaTheme="minorEastAsia" w:hAnsi="Times New Roman" w:cs="Times New Roman"/>
            <w:sz w:val="24"/>
            <w:szCs w:val="24"/>
            <w:lang w:val="en-US"/>
          </w:rPr>
          <w:t xml:space="preserve"> rates were only estimated for </w:t>
        </w:r>
        <w:r w:rsidR="009A4F02">
          <w:rPr>
            <w:rFonts w:ascii="Times New Roman" w:eastAsiaTheme="minorEastAsia" w:hAnsi="Times New Roman" w:cs="Times New Roman"/>
            <w:i/>
            <w:iCs/>
            <w:sz w:val="24"/>
            <w:szCs w:val="24"/>
            <w:lang w:val="en-US"/>
          </w:rPr>
          <w:t>C. nutans</w:t>
        </w:r>
        <w:r w:rsidR="009A4F02">
          <w:rPr>
            <w:rFonts w:ascii="Times New Roman" w:eastAsiaTheme="minorEastAsia" w:hAnsi="Times New Roman" w:cs="Times New Roman"/>
            <w:sz w:val="24"/>
            <w:szCs w:val="24"/>
            <w:lang w:val="en-US"/>
          </w:rPr>
          <w:t xml:space="preserve">. The methods used to model these </w:t>
        </w:r>
      </w:ins>
      <w:ins w:id="141" w:author="Drees, Trevor" w:date="2023-04-09T13:17:00Z">
        <w:r w:rsidR="00C14435">
          <w:rPr>
            <w:rFonts w:ascii="Times New Roman" w:eastAsiaTheme="minorEastAsia" w:hAnsi="Times New Roman" w:cs="Times New Roman"/>
            <w:sz w:val="24"/>
            <w:szCs w:val="24"/>
            <w:lang w:val="en-US"/>
          </w:rPr>
          <w:t>spread</w:t>
        </w:r>
      </w:ins>
      <w:ins w:id="142" w:author="Drees, Trevor" w:date="2023-04-01T16:53:00Z">
        <w:r w:rsidR="009A4F02">
          <w:rPr>
            <w:rFonts w:ascii="Times New Roman" w:eastAsiaTheme="minorEastAsia" w:hAnsi="Times New Roman" w:cs="Times New Roman"/>
            <w:sz w:val="24"/>
            <w:szCs w:val="24"/>
            <w:lang w:val="en-US"/>
          </w:rPr>
          <w:t xml:space="preserve"> rates are described in</w:t>
        </w:r>
      </w:ins>
      <w:ins w:id="143" w:author="Drees, Trevor" w:date="2023-04-01T16:54:00Z">
        <w:r w:rsidR="009A4F02">
          <w:rPr>
            <w:rFonts w:ascii="Times New Roman" w:eastAsiaTheme="minorEastAsia" w:hAnsi="Times New Roman" w:cs="Times New Roman"/>
            <w:sz w:val="24"/>
            <w:szCs w:val="24"/>
            <w:lang w:val="en-US"/>
          </w:rPr>
          <w:t xml:space="preserve"> greater detail in Appendix S</w:t>
        </w:r>
      </w:ins>
      <w:ins w:id="144" w:author="Drees, Trevor" w:date="2023-04-01T17:05:00Z">
        <w:r w:rsidR="00FC0C7A">
          <w:rPr>
            <w:rFonts w:ascii="Times New Roman" w:eastAsiaTheme="minorEastAsia" w:hAnsi="Times New Roman" w:cs="Times New Roman"/>
            <w:sz w:val="24"/>
            <w:szCs w:val="24"/>
            <w:lang w:val="en-US"/>
          </w:rPr>
          <w:t>1</w:t>
        </w:r>
      </w:ins>
      <w:ins w:id="145" w:author="Drees, Trevor" w:date="2023-04-01T16:54:00Z">
        <w:r w:rsidR="009A4F02">
          <w:rPr>
            <w:rFonts w:ascii="Times New Roman" w:eastAsiaTheme="minorEastAsia" w:hAnsi="Times New Roman" w:cs="Times New Roman"/>
            <w:sz w:val="24"/>
            <w:szCs w:val="24"/>
            <w:lang w:val="en-US"/>
          </w:rPr>
          <w:t>.</w:t>
        </w:r>
      </w:ins>
      <w:ins w:id="146" w:author="Drees, Trevor" w:date="2023-04-01T16:52:00Z">
        <w:r w:rsidR="009A4F02">
          <w:rPr>
            <w:rFonts w:ascii="Times New Roman" w:eastAsiaTheme="minorEastAsia" w:hAnsi="Times New Roman" w:cs="Times New Roman"/>
            <w:sz w:val="24"/>
            <w:szCs w:val="24"/>
            <w:lang w:val="en-US"/>
          </w:rPr>
          <w:t xml:space="preserve"> </w:t>
        </w:r>
      </w:ins>
    </w:p>
    <w:p w14:paraId="6AB95966" w14:textId="7777777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Statistical Analyses</w:t>
      </w:r>
    </w:p>
    <w:p w14:paraId="2DD439A7" w14:textId="666A969B"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statistical analyses were performed in R version 4.0.3 (R Development Core Team, </w:t>
      </w:r>
      <w:r w:rsidR="00C96B07" w:rsidRPr="00B65D15">
        <w:rPr>
          <w:rFonts w:ascii="Times New Roman" w:hAnsi="Times New Roman" w:cs="Times New Roman"/>
          <w:sz w:val="24"/>
          <w:szCs w:val="24"/>
          <w:lang w:val="en-US"/>
        </w:rPr>
        <w:t>20</w:t>
      </w:r>
      <w:r w:rsidR="00C96B07">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For each thistle species, </w:t>
      </w:r>
      <w:r w:rsidR="0028235D" w:rsidRPr="00B65D15">
        <w:rPr>
          <w:rFonts w:ascii="Times New Roman" w:hAnsi="Times New Roman" w:cs="Times New Roman"/>
          <w:sz w:val="24"/>
          <w:szCs w:val="24"/>
          <w:lang w:val="en-US"/>
        </w:rPr>
        <w:t>effects</w:t>
      </w:r>
      <w:r w:rsidRPr="00B65D15">
        <w:rPr>
          <w:rFonts w:ascii="Times New Roman" w:hAnsi="Times New Roman" w:cs="Times New Roman"/>
          <w:sz w:val="24"/>
          <w:szCs w:val="24"/>
          <w:lang w:val="en-US"/>
        </w:rPr>
        <w:t xml:space="preserve"> of warming treatment on mean flower head height </w:t>
      </w:r>
      <w:r w:rsidR="0028235D" w:rsidRPr="00B65D15">
        <w:rPr>
          <w:rFonts w:ascii="Times New Roman" w:hAnsi="Times New Roman" w:cs="Times New Roman"/>
          <w:sz w:val="24"/>
          <w:szCs w:val="24"/>
          <w:lang w:val="en-US"/>
        </w:rPr>
        <w:t xml:space="preserve">were </w:t>
      </w:r>
      <w:r w:rsidRPr="00B65D15">
        <w:rPr>
          <w:rFonts w:ascii="Times New Roman" w:hAnsi="Times New Roman" w:cs="Times New Roman"/>
          <w:sz w:val="24"/>
          <w:szCs w:val="24"/>
          <w:lang w:val="en-US"/>
        </w:rPr>
        <w:t xml:space="preserve">assessed using a linear </w:t>
      </w:r>
      <w:r w:rsidR="00102C62" w:rsidRPr="00B65D15">
        <w:rPr>
          <w:rFonts w:ascii="Times New Roman" w:hAnsi="Times New Roman" w:cs="Times New Roman"/>
          <w:sz w:val="24"/>
          <w:szCs w:val="24"/>
          <w:lang w:val="en-US"/>
        </w:rPr>
        <w:t xml:space="preserve">mixed-effects </w:t>
      </w:r>
      <w:r w:rsidRPr="00B65D15">
        <w:rPr>
          <w:rFonts w:ascii="Times New Roman" w:hAnsi="Times New Roman" w:cs="Times New Roman"/>
          <w:sz w:val="24"/>
          <w:szCs w:val="24"/>
          <w:lang w:val="en-US"/>
        </w:rPr>
        <w:t xml:space="preserve">model with the </w:t>
      </w:r>
      <w:proofErr w:type="spellStart"/>
      <w:r w:rsidRPr="00B65D15">
        <w:rPr>
          <w:rFonts w:ascii="Times New Roman" w:hAnsi="Times New Roman" w:cs="Times New Roman"/>
          <w:b/>
          <w:bCs/>
          <w:sz w:val="24"/>
          <w:szCs w:val="24"/>
          <w:lang w:val="en-US"/>
        </w:rPr>
        <w:t>lmer</w:t>
      </w:r>
      <w:proofErr w:type="spellEnd"/>
      <w:r w:rsidRPr="00B65D15">
        <w:rPr>
          <w:rFonts w:ascii="Times New Roman" w:hAnsi="Times New Roman" w:cs="Times New Roman"/>
          <w:sz w:val="24"/>
          <w:szCs w:val="24"/>
          <w:lang w:val="en-US"/>
        </w:rPr>
        <w:t xml:space="preserve"> function from the package </w:t>
      </w:r>
      <w:r w:rsidRPr="00B65D15">
        <w:rPr>
          <w:rFonts w:ascii="Times New Roman" w:hAnsi="Times New Roman" w:cs="Times New Roman"/>
          <w:b/>
          <w:bCs/>
          <w:sz w:val="24"/>
          <w:szCs w:val="24"/>
          <w:lang w:val="en-US"/>
        </w:rPr>
        <w:t>lme4</w:t>
      </w:r>
      <w:r w:rsidRPr="00B65D15">
        <w:rPr>
          <w:rFonts w:ascii="Times New Roman" w:hAnsi="Times New Roman" w:cs="Times New Roman"/>
          <w:sz w:val="24"/>
          <w:szCs w:val="24"/>
          <w:lang w:val="en-US"/>
        </w:rPr>
        <w:t xml:space="preserve"> version 1.1-26 (Bates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w:t>
      </w:r>
      <w:r w:rsidR="00511143" w:rsidRPr="00B65D15">
        <w:rPr>
          <w:rFonts w:ascii="Times New Roman" w:hAnsi="Times New Roman" w:cs="Times New Roman"/>
          <w:sz w:val="24"/>
          <w:szCs w:val="24"/>
          <w:lang w:val="en-US"/>
        </w:rPr>
        <w:t>20</w:t>
      </w:r>
      <w:r w:rsidR="00511143">
        <w:rPr>
          <w:rFonts w:ascii="Times New Roman" w:hAnsi="Times New Roman" w:cs="Times New Roman"/>
          <w:sz w:val="24"/>
          <w:szCs w:val="24"/>
          <w:lang w:val="en-US"/>
        </w:rPr>
        <w:t>20</w:t>
      </w:r>
      <w:r w:rsidRPr="00B65D15">
        <w:rPr>
          <w:rFonts w:ascii="Times New Roman" w:hAnsi="Times New Roman" w:cs="Times New Roman"/>
          <w:sz w:val="24"/>
          <w:szCs w:val="24"/>
          <w:lang w:val="en-US"/>
        </w:rPr>
        <w:t xml:space="preserve">). Within each model, warming treatment or lack thereof was treated as a fixed effect, initial rosette diameter shortly after planting as a covariate, and treatment block as a random effect. Response variables and rosette diameter covariates for both models were plot-averaged, as has been done for </w:t>
      </w:r>
      <w:r w:rsidR="0028235D" w:rsidRPr="00B65D15">
        <w:rPr>
          <w:rFonts w:ascii="Times New Roman" w:hAnsi="Times New Roman" w:cs="Times New Roman"/>
          <w:sz w:val="24"/>
          <w:szCs w:val="24"/>
          <w:lang w:val="en-US"/>
        </w:rPr>
        <w:t>previous analyses in this system</w:t>
      </w:r>
      <w:r w:rsidRPr="00B65D15">
        <w:rPr>
          <w:rFonts w:ascii="Times New Roman" w:hAnsi="Times New Roman" w:cs="Times New Roman"/>
          <w:sz w:val="24"/>
          <w:szCs w:val="24"/>
          <w:lang w:val="en-US"/>
        </w:rPr>
        <w:t xml:space="preserve"> where multiple individuals are located within a single experimental unit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 Backward stepwise selection was subsequently applied after models were fit, eliminating fixed effects until Akaike’s information criterion (AIC) was minimi</w:t>
      </w:r>
      <w:r w:rsidR="006819CB">
        <w:rPr>
          <w:rFonts w:ascii="Times New Roman" w:hAnsi="Times New Roman" w:cs="Times New Roman"/>
          <w:sz w:val="24"/>
          <w:szCs w:val="24"/>
          <w:lang w:val="en-US"/>
        </w:rPr>
        <w:t>z</w:t>
      </w:r>
      <w:r w:rsidRPr="00B65D15">
        <w:rPr>
          <w:rFonts w:ascii="Times New Roman" w:hAnsi="Times New Roman" w:cs="Times New Roman"/>
          <w:sz w:val="24"/>
          <w:szCs w:val="24"/>
          <w:lang w:val="en-US"/>
        </w:rPr>
        <w:t xml:space="preserve">ed. A combination of Shapiro-Wilk tests and quantile-quantile (Q-Q) plots was used to assess normality of data and model residuals, ensuring model assumptions were not violated; Kolmogorov-Smirnov tests were used to assess the significance of differences between flower head height distributions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groups, as well as differences between dispersal kernels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groups.</w:t>
      </w:r>
    </w:p>
    <w:p w14:paraId="41B4920F" w14:textId="77777777" w:rsidR="00E43B39" w:rsidRPr="00B65D15" w:rsidRDefault="00E43B39" w:rsidP="00302615">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Results</w:t>
      </w:r>
    </w:p>
    <w:p w14:paraId="475433D9" w14:textId="50CCF678"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hAnsi="Times New Roman" w:cs="Times New Roman"/>
          <w:b/>
          <w:bCs/>
          <w:i/>
          <w:iCs/>
          <w:sz w:val="24"/>
          <w:szCs w:val="24"/>
          <w:lang w:val="en-US"/>
        </w:rPr>
        <w:t xml:space="preserve">Flower </w:t>
      </w:r>
      <w:r w:rsidR="00425A2B" w:rsidRPr="00B65D15">
        <w:rPr>
          <w:rFonts w:ascii="Times New Roman" w:hAnsi="Times New Roman" w:cs="Times New Roman"/>
          <w:b/>
          <w:bCs/>
          <w:i/>
          <w:iCs/>
          <w:sz w:val="24"/>
          <w:szCs w:val="24"/>
          <w:lang w:val="en-US"/>
        </w:rPr>
        <w:t>h</w:t>
      </w:r>
      <w:r w:rsidRPr="00B65D15">
        <w:rPr>
          <w:rFonts w:ascii="Times New Roman" w:hAnsi="Times New Roman" w:cs="Times New Roman"/>
          <w:b/>
          <w:bCs/>
          <w:i/>
          <w:iCs/>
          <w:sz w:val="24"/>
          <w:szCs w:val="24"/>
          <w:lang w:val="en-US"/>
        </w:rPr>
        <w:t>eights</w:t>
      </w:r>
    </w:p>
    <w:p w14:paraId="6DF14DCF" w14:textId="473242B7"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In both species, individuals that received warming treatments had taller flower heads on average; a 14.1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3.9</w:t>
      </w:r>
      <w:r w:rsidRPr="00B65D15">
        <w:rPr>
          <w:rFonts w:ascii="Times New Roman" w:hAnsi="Times New Roman" w:cs="Times New Roman"/>
          <w:sz w:val="24"/>
          <w:szCs w:val="24"/>
          <w:lang w:val="en-US"/>
        </w:rPr>
        <w:t xml:space="preserve"> cm</w:t>
      </w:r>
      <w:r w:rsidR="00ED15E6">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15.0</w:t>
      </w:r>
      <w:r w:rsidR="00ED15E6" w:rsidRPr="00B65D15">
        <w:rPr>
          <w:rFonts w:ascii="Times New Roman" w:hAnsi="Times New Roman" w:cs="Times New Roman"/>
          <w:sz w:val="24"/>
          <w:szCs w:val="24"/>
          <w:lang w:val="en-US"/>
        </w:rPr>
        <w:t>%</w:t>
      </w:r>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increase in mean flower head 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55, </w:t>
      </w:r>
      <w:r w:rsidR="00B96D0B" w:rsidRP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3.613,</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while a 21.2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4.6</w:t>
      </w:r>
      <w:r w:rsidRPr="00B65D15">
        <w:rPr>
          <w:rFonts w:ascii="Times New Roman" w:hAnsi="Times New Roman" w:cs="Times New Roman"/>
          <w:sz w:val="24"/>
          <w:szCs w:val="24"/>
          <w:lang w:val="en-US"/>
        </w:rPr>
        <w:t xml:space="preserve"> cm (26.6%) increase </w:t>
      </w:r>
      <w:r w:rsidR="00ED15E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 xml:space="preserve">mean </w:t>
      </w:r>
      <w:r w:rsidRPr="00B65D15">
        <w:rPr>
          <w:rFonts w:ascii="Times New Roman" w:hAnsi="Times New Roman" w:cs="Times New Roman"/>
          <w:sz w:val="24"/>
          <w:szCs w:val="24"/>
          <w:lang w:val="en-US"/>
        </w:rPr>
        <w:lastRenderedPageBreak/>
        <w:t xml:space="preserve">flower head height was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w:t>
      </w:r>
      <w:r w:rsidR="00002A8C">
        <w:rPr>
          <w:rFonts w:ascii="Times New Roman" w:hAnsi="Times New Roman" w:cs="Times New Roman"/>
          <w:sz w:val="24"/>
          <w:szCs w:val="24"/>
          <w:lang w:val="en-US"/>
        </w:rPr>
        <w:t xml:space="preserve">20, </w:t>
      </w:r>
      <w:r w:rsidR="00002A8C">
        <w:rPr>
          <w:rFonts w:ascii="Times New Roman" w:hAnsi="Times New Roman" w:cs="Times New Roman"/>
          <w:i/>
          <w:iCs/>
          <w:sz w:val="24"/>
          <w:szCs w:val="24"/>
          <w:lang w:val="en-US"/>
        </w:rPr>
        <w:t>t</w:t>
      </w:r>
      <w:r w:rsidR="00002A8C">
        <w:rPr>
          <w:rFonts w:ascii="Times New Roman" w:hAnsi="Times New Roman" w:cs="Times New Roman"/>
          <w:sz w:val="24"/>
          <w:szCs w:val="24"/>
          <w:lang w:val="en-US"/>
        </w:rPr>
        <w:t xml:space="preserve"> = 4.592,</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 The resulting increases in mean flower head height were associated with rightward shifts in the </w:t>
      </w:r>
      <w:r w:rsidR="00587954">
        <w:rPr>
          <w:rFonts w:ascii="Times New Roman" w:hAnsi="Times New Roman" w:cs="Times New Roman"/>
          <w:sz w:val="24"/>
          <w:szCs w:val="24"/>
          <w:lang w:val="en-US"/>
        </w:rPr>
        <w:t xml:space="preserve">overall </w:t>
      </w:r>
      <w:r w:rsidRPr="00B65D15">
        <w:rPr>
          <w:rFonts w:ascii="Times New Roman" w:hAnsi="Times New Roman" w:cs="Times New Roman"/>
          <w:sz w:val="24"/>
          <w:szCs w:val="24"/>
          <w:lang w:val="en-US"/>
        </w:rPr>
        <w:t>distributions of flower head height (Figure 1</w:t>
      </w:r>
      <w:r w:rsidR="00DF4607">
        <w:rPr>
          <w:rFonts w:ascii="Times New Roman" w:hAnsi="Times New Roman" w:cs="Times New Roman"/>
          <w:sz w:val="24"/>
          <w:szCs w:val="24"/>
          <w:lang w:val="en-US"/>
        </w:rPr>
        <w:t>;</w:t>
      </w:r>
      <w:r w:rsidR="00783F35">
        <w:rPr>
          <w:rFonts w:ascii="Times New Roman" w:hAnsi="Times New Roman" w:cs="Times New Roman"/>
          <w:sz w:val="24"/>
          <w:szCs w:val="24"/>
          <w:lang w:val="en-US"/>
        </w:rPr>
        <w:t xml:space="preserve"> see</w:t>
      </w:r>
      <w:r w:rsidR="00DF4607">
        <w:rPr>
          <w:rFonts w:ascii="Times New Roman" w:hAnsi="Times New Roman" w:cs="Times New Roman"/>
          <w:sz w:val="24"/>
          <w:szCs w:val="24"/>
          <w:lang w:val="en-US"/>
        </w:rPr>
        <w:t xml:space="preserve"> </w:t>
      </w:r>
      <w:r w:rsidR="00DF4607" w:rsidRPr="00DF4607">
        <w:rPr>
          <w:rFonts w:ascii="Times New Roman" w:hAnsi="Times New Roman" w:cs="Times New Roman"/>
          <w:sz w:val="24"/>
          <w:szCs w:val="24"/>
          <w:lang w:val="en-US"/>
        </w:rPr>
        <w:t xml:space="preserve">Appendix </w:t>
      </w:r>
      <w:del w:id="147" w:author="Drees, Trevor" w:date="2023-04-01T17:05:00Z">
        <w:r w:rsidR="00DF4607" w:rsidRPr="00DF4607" w:rsidDel="00FC0C7A">
          <w:rPr>
            <w:rFonts w:ascii="Times New Roman" w:hAnsi="Times New Roman" w:cs="Times New Roman"/>
            <w:sz w:val="24"/>
            <w:szCs w:val="24"/>
            <w:lang w:val="en-US"/>
          </w:rPr>
          <w:delText>S1</w:delText>
        </w:r>
      </w:del>
      <w:ins w:id="148"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DF4607">
        <w:rPr>
          <w:rFonts w:ascii="Times New Roman" w:hAnsi="Times New Roman" w:cs="Times New Roman"/>
          <w:sz w:val="24"/>
          <w:szCs w:val="24"/>
          <w:lang w:val="en-US"/>
        </w:rPr>
        <w:t>,</w:t>
      </w:r>
      <w:r w:rsidR="00DF4607" w:rsidRPr="00DF4607">
        <w:rPr>
          <w:rFonts w:ascii="Times New Roman" w:hAnsi="Times New Roman" w:cs="Times New Roman"/>
          <w:sz w:val="24"/>
          <w:szCs w:val="24"/>
          <w:lang w:val="en-US"/>
        </w:rPr>
        <w:t xml:space="preserve"> Figure S1</w:t>
      </w:r>
      <w:r w:rsidR="00783F35">
        <w:rPr>
          <w:rFonts w:ascii="Times New Roman" w:hAnsi="Times New Roman" w:cs="Times New Roman"/>
          <w:sz w:val="24"/>
          <w:szCs w:val="24"/>
          <w:lang w:val="en-US"/>
        </w:rPr>
        <w:t xml:space="preserve"> for an alternative representation</w:t>
      </w:r>
      <w:r w:rsidRPr="00B65D15">
        <w:rPr>
          <w:rFonts w:ascii="Times New Roman" w:hAnsi="Times New Roman" w:cs="Times New Roman"/>
          <w:sz w:val="24"/>
          <w:szCs w:val="24"/>
          <w:lang w:val="en-US"/>
        </w:rPr>
        <w:t>)</w:t>
      </w:r>
      <w:r w:rsidR="00BA571B">
        <w:rPr>
          <w:rFonts w:ascii="Times New Roman" w:hAnsi="Times New Roman" w:cs="Times New Roman"/>
          <w:sz w:val="24"/>
          <w:szCs w:val="24"/>
          <w:lang w:val="en-US"/>
        </w:rPr>
        <w:t>; this resulted</w:t>
      </w:r>
      <w:r w:rsidRPr="00B65D15">
        <w:rPr>
          <w:rFonts w:ascii="Times New Roman" w:hAnsi="Times New Roman" w:cs="Times New Roman"/>
          <w:sz w:val="24"/>
          <w:szCs w:val="24"/>
          <w:lang w:val="en-US"/>
        </w:rPr>
        <w:t xml:space="preserve"> in significant differences between the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flower head height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0.272,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310,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1094</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r w:rsidR="00BA571B" w:rsidRPr="00B65D15">
        <w:rPr>
          <w:rFonts w:ascii="Times New Roman" w:hAnsi="Times New Roman" w:cs="Times New Roman"/>
          <w:sz w:val="24"/>
          <w:szCs w:val="24"/>
          <w:lang w:val="en-US"/>
        </w:rPr>
        <w:t>(</w:t>
      </w:r>
      <w:r w:rsidR="00BA571B" w:rsidRPr="00BA571B">
        <w:rPr>
          <w:rFonts w:ascii="Times New Roman" w:hAnsi="Times New Roman" w:cs="Times New Roman"/>
          <w:i/>
          <w:iCs/>
          <w:sz w:val="24"/>
          <w:szCs w:val="24"/>
          <w:lang w:val="en-US"/>
        </w:rPr>
        <w:t>D</w:t>
      </w:r>
      <w:r w:rsidR="00BA571B">
        <w:rPr>
          <w:rFonts w:ascii="Times New Roman" w:hAnsi="Times New Roman" w:cs="Times New Roman"/>
          <w:sz w:val="24"/>
          <w:szCs w:val="24"/>
          <w:lang w:val="en-US"/>
        </w:rPr>
        <w:t xml:space="preserve"> = 0.</w:t>
      </w:r>
      <w:r w:rsidR="00DF4607">
        <w:rPr>
          <w:rFonts w:ascii="Times New Roman" w:hAnsi="Times New Roman" w:cs="Times New Roman"/>
          <w:sz w:val="24"/>
          <w:szCs w:val="24"/>
          <w:lang w:val="en-US"/>
        </w:rPr>
        <w:t>461</w:t>
      </w:r>
      <w:r w:rsidR="00BA571B">
        <w:rPr>
          <w:rFonts w:ascii="Times New Roman" w:hAnsi="Times New Roman" w:cs="Times New Roman"/>
          <w:sz w:val="24"/>
          <w:szCs w:val="24"/>
          <w:lang w:val="en-US"/>
        </w:rPr>
        <w:t xml:space="preserve">,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1</w:t>
      </w:r>
      <w:r w:rsidR="00BA571B">
        <w:rPr>
          <w:rFonts w:ascii="Times New Roman" w:hAnsi="Times New Roman" w:cs="Times New Roman"/>
          <w:sz w:val="24"/>
          <w:szCs w:val="24"/>
          <w:lang w:val="en-US"/>
        </w:rPr>
        <w:t xml:space="preserve"> = 588, </w:t>
      </w:r>
      <w:r w:rsidR="00BA571B" w:rsidRPr="00BA571B">
        <w:rPr>
          <w:rFonts w:ascii="Times New Roman" w:hAnsi="Times New Roman" w:cs="Times New Roman"/>
          <w:i/>
          <w:iCs/>
          <w:sz w:val="24"/>
          <w:szCs w:val="24"/>
          <w:lang w:val="en-US"/>
        </w:rPr>
        <w:t>n</w:t>
      </w:r>
      <w:r w:rsidR="00BA571B" w:rsidRPr="00BA571B">
        <w:rPr>
          <w:rFonts w:ascii="Times New Roman" w:hAnsi="Times New Roman" w:cs="Times New Roman"/>
          <w:sz w:val="24"/>
          <w:szCs w:val="24"/>
          <w:vertAlign w:val="subscript"/>
          <w:lang w:val="en-US"/>
        </w:rPr>
        <w:t>2</w:t>
      </w:r>
      <w:r w:rsidR="00BA571B">
        <w:rPr>
          <w:rFonts w:ascii="Times New Roman" w:hAnsi="Times New Roman" w:cs="Times New Roman"/>
          <w:sz w:val="24"/>
          <w:szCs w:val="24"/>
          <w:lang w:val="en-US"/>
        </w:rPr>
        <w:t xml:space="preserve"> = 931</w:t>
      </w:r>
      <w:r w:rsidR="00BA571B" w:rsidRPr="00B65D15">
        <w:rPr>
          <w:rFonts w:ascii="Times New Roman" w:hAnsi="Times New Roman" w:cs="Times New Roman"/>
          <w:sz w:val="24"/>
          <w:szCs w:val="24"/>
          <w:lang w:val="en-US"/>
        </w:rPr>
        <w:t xml:space="preserve">, </w:t>
      </w:r>
      <w:r w:rsidR="00BA571B" w:rsidRPr="00B65D15">
        <w:rPr>
          <w:rFonts w:ascii="Times New Roman" w:hAnsi="Times New Roman" w:cs="Times New Roman"/>
          <w:i/>
          <w:iCs/>
          <w:sz w:val="24"/>
          <w:szCs w:val="24"/>
          <w:lang w:val="en-US"/>
        </w:rPr>
        <w:t>p</w:t>
      </w:r>
      <w:r w:rsidR="00BA571B" w:rsidRPr="00B65D15">
        <w:rPr>
          <w:rFonts w:ascii="Times New Roman" w:hAnsi="Times New Roman" w:cs="Times New Roman"/>
          <w:sz w:val="24"/>
          <w:szCs w:val="24"/>
          <w:lang w:val="en-US"/>
        </w:rPr>
        <w:t xml:space="preserve"> &lt; 0.001</w:t>
      </w:r>
      <w:r w:rsidR="00BA571B" w:rsidRPr="00B65D15">
        <w:rPr>
          <w:rFonts w:ascii="Times New Roman" w:eastAsiaTheme="minorEastAsia" w:hAnsi="Times New Roman" w:cs="Times New Roman"/>
          <w:sz w:val="24"/>
          <w:szCs w:val="24"/>
          <w:lang w:val="en-US"/>
        </w:rPr>
        <w:t>)</w:t>
      </w:r>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 xml:space="preserve">Individuals that received warming treatments also generally displayed greater maximum flower head heights; a </w:t>
      </w:r>
      <w:bookmarkStart w:id="149" w:name="_Hlk64650879"/>
      <w:r w:rsidRPr="00B65D15">
        <w:rPr>
          <w:rFonts w:ascii="Times New Roman" w:hAnsi="Times New Roman" w:cs="Times New Roman"/>
          <w:sz w:val="24"/>
          <w:szCs w:val="24"/>
          <w:lang w:val="en-US"/>
        </w:rPr>
        <w:t xml:space="preserve">14.0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4.4</w:t>
      </w:r>
      <w:r w:rsidRPr="00B65D15">
        <w:rPr>
          <w:rFonts w:ascii="Times New Roman" w:hAnsi="Times New Roman" w:cs="Times New Roman"/>
          <w:sz w:val="24"/>
          <w:szCs w:val="24"/>
          <w:lang w:val="en-US"/>
        </w:rPr>
        <w:t xml:space="preserve"> cm </w:t>
      </w:r>
      <w:r w:rsidR="00ED15E6">
        <w:rPr>
          <w:rFonts w:ascii="Times New Roman" w:hAnsi="Times New Roman" w:cs="Times New Roman"/>
          <w:sz w:val="24"/>
          <w:szCs w:val="24"/>
          <w:lang w:val="en-US"/>
        </w:rPr>
        <w:t>(</w:t>
      </w:r>
      <w:r w:rsidRPr="00B65D15">
        <w:rPr>
          <w:rFonts w:ascii="Times New Roman" w:hAnsi="Times New Roman" w:cs="Times New Roman"/>
          <w:sz w:val="24"/>
          <w:szCs w:val="24"/>
          <w:lang w:val="en-US"/>
        </w:rPr>
        <w:t>13.2</w:t>
      </w:r>
      <w:bookmarkEnd w:id="149"/>
      <w:r w:rsidR="00ED15E6" w:rsidRPr="00B65D15">
        <w:rPr>
          <w:rFonts w:ascii="Times New Roman" w:hAnsi="Times New Roman" w:cs="Times New Roman"/>
          <w:sz w:val="24"/>
          <w:szCs w:val="24"/>
          <w:lang w:val="en-US"/>
        </w:rPr>
        <w:t>%</w:t>
      </w:r>
      <w:r w:rsidR="00ED15E6">
        <w:rPr>
          <w:rFonts w:ascii="Times New Roman" w:hAnsi="Times New Roman" w:cs="Times New Roman"/>
          <w:sz w:val="24"/>
          <w:szCs w:val="24"/>
          <w:lang w:val="en-US"/>
        </w:rPr>
        <w:t>)</w:t>
      </w:r>
      <w:r w:rsidR="00ED15E6"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increase in mean maximum flower head height was observed in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proofErr w:type="spellStart"/>
      <w:r w:rsidR="00B96D0B">
        <w:rPr>
          <w:rFonts w:ascii="Times New Roman" w:hAnsi="Times New Roman" w:cs="Times New Roman"/>
          <w:sz w:val="24"/>
          <w:szCs w:val="24"/>
          <w:lang w:val="en-US"/>
        </w:rPr>
        <w:t>d.f.</w:t>
      </w:r>
      <w:proofErr w:type="spellEnd"/>
      <w:r w:rsidR="00B96D0B">
        <w:rPr>
          <w:rFonts w:ascii="Times New Roman" w:hAnsi="Times New Roman" w:cs="Times New Roman"/>
          <w:sz w:val="24"/>
          <w:szCs w:val="24"/>
          <w:lang w:val="en-US"/>
        </w:rPr>
        <w:t xml:space="preserve"> = 54, </w:t>
      </w:r>
      <w:r w:rsidR="00B96D0B">
        <w:rPr>
          <w:rFonts w:ascii="Times New Roman" w:hAnsi="Times New Roman" w:cs="Times New Roman"/>
          <w:i/>
          <w:iCs/>
          <w:sz w:val="24"/>
          <w:szCs w:val="24"/>
          <w:lang w:val="en-US"/>
        </w:rPr>
        <w:t>t</w:t>
      </w:r>
      <w:r w:rsidR="00B96D0B">
        <w:rPr>
          <w:rFonts w:ascii="Times New Roman" w:hAnsi="Times New Roman" w:cs="Times New Roman"/>
          <w:sz w:val="24"/>
          <w:szCs w:val="24"/>
          <w:lang w:val="en-US"/>
        </w:rPr>
        <w:t xml:space="preserve"> = 3.186,</w:t>
      </w:r>
      <w:r w:rsidRPr="00B65D15">
        <w:rPr>
          <w:rFonts w:ascii="Times New Roman" w:hAnsi="Times New Roman" w:cs="Times New Roman"/>
          <w:i/>
          <w:iCs/>
          <w:sz w:val="24"/>
          <w:szCs w:val="24"/>
          <w:lang w:val="en-US"/>
        </w:rPr>
        <w:t xml:space="preserve"> n</w:t>
      </w:r>
      <w:r w:rsidRPr="00B65D15">
        <w:rPr>
          <w:rFonts w:ascii="Times New Roman" w:hAnsi="Times New Roman" w:cs="Times New Roman"/>
          <w:sz w:val="24"/>
          <w:szCs w:val="24"/>
          <w:lang w:val="en-US"/>
        </w:rPr>
        <w:t xml:space="preserve"> = 57,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 0.002), while a </w:t>
      </w:r>
      <w:bookmarkStart w:id="150" w:name="_Hlk64650950"/>
      <w:r w:rsidRPr="00B65D15">
        <w:rPr>
          <w:rFonts w:ascii="Times New Roman" w:hAnsi="Times New Roman" w:cs="Times New Roman"/>
          <w:sz w:val="24"/>
          <w:szCs w:val="24"/>
          <w:lang w:val="en-US"/>
        </w:rPr>
        <w:t xml:space="preserve">31.8 </w:t>
      </w:r>
      <m:oMath>
        <m:r>
          <w:rPr>
            <w:rFonts w:ascii="Cambria Math" w:hAnsi="Cambria Math" w:cs="Times New Roman"/>
            <w:sz w:val="24"/>
            <w:szCs w:val="24"/>
            <w:lang w:val="en-US"/>
          </w:rPr>
          <m:t>±</m:t>
        </m:r>
      </m:oMath>
      <w:r w:rsidRPr="00B65D15">
        <w:rPr>
          <w:rFonts w:ascii="Times New Roman" w:eastAsiaTheme="minorEastAsia" w:hAnsi="Times New Roman" w:cs="Times New Roman"/>
          <w:sz w:val="24"/>
          <w:szCs w:val="24"/>
          <w:lang w:val="en-US"/>
        </w:rPr>
        <w:t xml:space="preserve"> 6.1</w:t>
      </w:r>
      <w:r w:rsidRPr="00B65D15">
        <w:rPr>
          <w:rFonts w:ascii="Times New Roman" w:hAnsi="Times New Roman" w:cs="Times New Roman"/>
          <w:sz w:val="24"/>
          <w:szCs w:val="24"/>
          <w:lang w:val="en-US"/>
        </w:rPr>
        <w:t xml:space="preserve"> cm (36.7%) </w:t>
      </w:r>
      <w:bookmarkEnd w:id="150"/>
      <w:r w:rsidRPr="00B65D15">
        <w:rPr>
          <w:rFonts w:ascii="Times New Roman" w:hAnsi="Times New Roman" w:cs="Times New Roman"/>
          <w:sz w:val="24"/>
          <w:szCs w:val="24"/>
          <w:lang w:val="en-US"/>
        </w:rPr>
        <w:t xml:space="preserve">increase mean maximum flower head height was observed in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proofErr w:type="spellStart"/>
      <w:r w:rsidR="00BE2C35">
        <w:rPr>
          <w:rFonts w:ascii="Times New Roman" w:hAnsi="Times New Roman" w:cs="Times New Roman"/>
          <w:sz w:val="24"/>
          <w:szCs w:val="24"/>
          <w:lang w:val="en-US"/>
        </w:rPr>
        <w:t>d.f.</w:t>
      </w:r>
      <w:proofErr w:type="spellEnd"/>
      <w:r w:rsidR="00BE2C35">
        <w:rPr>
          <w:rFonts w:ascii="Times New Roman" w:hAnsi="Times New Roman" w:cs="Times New Roman"/>
          <w:sz w:val="24"/>
          <w:szCs w:val="24"/>
          <w:lang w:val="en-US"/>
        </w:rPr>
        <w:t xml:space="preserve"> = 19, </w:t>
      </w:r>
      <w:r w:rsidR="00BE2C35" w:rsidRPr="00BE2C35">
        <w:rPr>
          <w:rFonts w:ascii="Times New Roman" w:hAnsi="Times New Roman" w:cs="Times New Roman"/>
          <w:i/>
          <w:iCs/>
          <w:sz w:val="24"/>
          <w:szCs w:val="24"/>
          <w:lang w:val="en-US"/>
        </w:rPr>
        <w:t>t</w:t>
      </w:r>
      <w:r w:rsidR="00BE2C35">
        <w:rPr>
          <w:rFonts w:ascii="Times New Roman" w:hAnsi="Times New Roman" w:cs="Times New Roman"/>
          <w:sz w:val="24"/>
          <w:szCs w:val="24"/>
          <w:lang w:val="en-US"/>
        </w:rPr>
        <w:t xml:space="preserve"> = 5.206,</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n</w:t>
      </w:r>
      <w:r w:rsidRPr="00B65D15">
        <w:rPr>
          <w:rFonts w:ascii="Times New Roman" w:hAnsi="Times New Roman" w:cs="Times New Roman"/>
          <w:sz w:val="24"/>
          <w:szCs w:val="24"/>
          <w:lang w:val="en-US"/>
        </w:rPr>
        <w:t xml:space="preserve"> = 24,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006A17C6">
        <w:rPr>
          <w:rFonts w:ascii="Times New Roman" w:hAnsi="Times New Roman" w:cs="Times New Roman"/>
          <w:sz w:val="24"/>
          <w:szCs w:val="24"/>
          <w:lang w:val="en-US"/>
        </w:rPr>
        <w:t xml:space="preserve"> Plus/minus terms on the increases reported above indicate one standard error on the mean.</w:t>
      </w:r>
    </w:p>
    <w:p w14:paraId="5D42F8DB" w14:textId="7EFF5762"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w</w:t>
      </w:r>
      <w:r w:rsidRPr="00B65D15">
        <w:rPr>
          <w:rFonts w:ascii="Times New Roman" w:eastAsiaTheme="minorEastAsia" w:hAnsi="Times New Roman" w:cs="Times New Roman"/>
          <w:b/>
          <w:bCs/>
          <w:i/>
          <w:iCs/>
          <w:sz w:val="24"/>
          <w:szCs w:val="24"/>
          <w:lang w:val="en-US"/>
        </w:rPr>
        <w:t xml:space="preserve">armed vs. </w:t>
      </w:r>
      <w:proofErr w:type="spellStart"/>
      <w:r w:rsidR="00425A2B" w:rsidRPr="00B65D15">
        <w:rPr>
          <w:rFonts w:ascii="Times New Roman" w:eastAsiaTheme="minorEastAsia" w:hAnsi="Times New Roman" w:cs="Times New Roman"/>
          <w:b/>
          <w:bCs/>
          <w:i/>
          <w:iCs/>
          <w:sz w:val="24"/>
          <w:szCs w:val="24"/>
          <w:lang w:val="en-US"/>
        </w:rPr>
        <w:t>u</w:t>
      </w:r>
      <w:r w:rsidRPr="00B65D15">
        <w:rPr>
          <w:rFonts w:ascii="Times New Roman" w:eastAsiaTheme="minorEastAsia" w:hAnsi="Times New Roman" w:cs="Times New Roman"/>
          <w:b/>
          <w:bCs/>
          <w:i/>
          <w:iCs/>
          <w:sz w:val="24"/>
          <w:szCs w:val="24"/>
          <w:lang w:val="en-US"/>
        </w:rPr>
        <w:t>nwarmed</w:t>
      </w:r>
      <w:proofErr w:type="spellEnd"/>
    </w:p>
    <w:p w14:paraId="6D51D0BB" w14:textId="7F407521" w:rsidR="00E43B39" w:rsidRPr="00B65D15" w:rsidRDefault="00E43B39" w:rsidP="00302615">
      <w:pPr>
        <w:spacing w:after="120" w:line="480" w:lineRule="auto"/>
        <w:ind w:firstLine="284"/>
        <w:rPr>
          <w:rFonts w:ascii="Times New Roman" w:eastAsiaTheme="minorEastAsia" w:hAnsi="Times New Roman" w:cs="Times New Roman"/>
          <w:sz w:val="24"/>
          <w:szCs w:val="24"/>
          <w:lang w:val="en-US"/>
        </w:rPr>
      </w:pPr>
      <w:r w:rsidRPr="00B65D15">
        <w:rPr>
          <w:rFonts w:ascii="Times New Roman" w:hAnsi="Times New Roman" w:cs="Times New Roman"/>
          <w:sz w:val="24"/>
          <w:szCs w:val="24"/>
          <w:lang w:val="en-US"/>
        </w:rPr>
        <w:t xml:space="preserve">Shifts in the distributions of flower head height also resulted in different dispersal kernels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of each species </w:t>
      </w:r>
      <w:r w:rsidRPr="00B65D15">
        <w:rPr>
          <w:rFonts w:ascii="Times New Roman" w:eastAsiaTheme="minorEastAsia" w:hAnsi="Times New Roman" w:cs="Times New Roman"/>
          <w:sz w:val="24"/>
          <w:szCs w:val="24"/>
          <w:lang w:val="en-US"/>
        </w:rPr>
        <w:t>(Figure 2)</w:t>
      </w:r>
      <w:r w:rsidRPr="00B65D15">
        <w:rPr>
          <w:rFonts w:ascii="Times New Roman" w:hAnsi="Times New Roman" w:cs="Times New Roman"/>
          <w:sz w:val="24"/>
          <w:szCs w:val="24"/>
          <w:lang w:val="en-US"/>
        </w:rPr>
        <w:t>.</w:t>
      </w:r>
      <w:r w:rsidR="00587954">
        <w:rPr>
          <w:rFonts w:ascii="Times New Roman" w:hAnsi="Times New Roman" w:cs="Times New Roman"/>
          <w:sz w:val="24"/>
          <w:szCs w:val="24"/>
          <w:lang w:val="en-US"/>
        </w:rPr>
        <w:t xml:space="preserve"> For </w:t>
      </w:r>
      <w:del w:id="151" w:author="Drees, Trevor" w:date="2023-04-09T11:36:00Z">
        <w:r w:rsidR="00587954" w:rsidDel="00143343">
          <w:rPr>
            <w:rFonts w:ascii="Times New Roman" w:hAnsi="Times New Roman" w:cs="Times New Roman"/>
            <w:sz w:val="24"/>
            <w:szCs w:val="24"/>
            <w:lang w:val="en-US"/>
          </w:rPr>
          <w:delText xml:space="preserve">one </w:delText>
        </w:r>
      </w:del>
      <w:ins w:id="152" w:author="Drees, Trevor" w:date="2023-04-09T11:36:00Z">
        <w:r w:rsidR="00143343">
          <w:rPr>
            <w:rFonts w:ascii="Times New Roman" w:hAnsi="Times New Roman" w:cs="Times New Roman"/>
            <w:sz w:val="24"/>
            <w:szCs w:val="24"/>
            <w:lang w:val="en-US"/>
          </w:rPr>
          <w:t>ten</w:t>
        </w:r>
        <w:r w:rsidR="00143343">
          <w:rPr>
            <w:rFonts w:ascii="Times New Roman" w:hAnsi="Times New Roman" w:cs="Times New Roman"/>
            <w:sz w:val="24"/>
            <w:szCs w:val="24"/>
            <w:lang w:val="en-US"/>
          </w:rPr>
          <w:t xml:space="preserve"> </w:t>
        </w:r>
      </w:ins>
      <w:r w:rsidR="00587954">
        <w:rPr>
          <w:rFonts w:ascii="Times New Roman" w:hAnsi="Times New Roman" w:cs="Times New Roman"/>
          <w:sz w:val="24"/>
          <w:szCs w:val="24"/>
          <w:lang w:val="en-US"/>
        </w:rPr>
        <w:t>million simulated dispersal events per combination of species and warmed/</w:t>
      </w:r>
      <w:proofErr w:type="spellStart"/>
      <w:r w:rsidR="00587954">
        <w:rPr>
          <w:rFonts w:ascii="Times New Roman" w:hAnsi="Times New Roman" w:cs="Times New Roman"/>
          <w:sz w:val="24"/>
          <w:szCs w:val="24"/>
          <w:lang w:val="en-US"/>
        </w:rPr>
        <w:t>unwarmed</w:t>
      </w:r>
      <w:proofErr w:type="spellEnd"/>
      <w:r w:rsidR="00587954">
        <w:rPr>
          <w:rFonts w:ascii="Times New Roman" w:hAnsi="Times New Roman" w:cs="Times New Roman"/>
          <w:sz w:val="24"/>
          <w:szCs w:val="24"/>
          <w:lang w:val="en-US"/>
        </w:rPr>
        <w:t xml:space="preserve"> treatment, d</w:t>
      </w:r>
      <w:r w:rsidRPr="00B65D15">
        <w:rPr>
          <w:rFonts w:ascii="Times New Roman" w:hAnsi="Times New Roman" w:cs="Times New Roman"/>
          <w:sz w:val="24"/>
          <w:szCs w:val="24"/>
          <w:lang w:val="en-US"/>
        </w:rPr>
        <w:t xml:space="preserve">ispersal kernels for warmed individuals displayed </w:t>
      </w:r>
      <w:r w:rsidRPr="00B65D15">
        <w:rPr>
          <w:rFonts w:ascii="Times New Roman" w:eastAsiaTheme="minorEastAsia" w:hAnsi="Times New Roman" w:cs="Times New Roman"/>
          <w:sz w:val="24"/>
          <w:szCs w:val="24"/>
          <w:lang w:val="en-US"/>
        </w:rPr>
        <w:t xml:space="preserve">notably lower peaks and fatter tails </w:t>
      </w:r>
      <w:r w:rsidRPr="00B65D15">
        <w:rPr>
          <w:rFonts w:ascii="Times New Roman" w:hAnsi="Times New Roman" w:cs="Times New Roman"/>
          <w:sz w:val="24"/>
          <w:szCs w:val="24"/>
          <w:lang w:val="en-US"/>
        </w:rPr>
        <w:t xml:space="preserve">compared those of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t>
      </w:r>
      <w:r w:rsidR="001D5585">
        <w:rPr>
          <w:rFonts w:ascii="Times New Roman" w:hAnsi="Times New Roman" w:cs="Times New Roman"/>
          <w:sz w:val="24"/>
          <w:szCs w:val="24"/>
          <w:lang w:val="en-US"/>
        </w:rPr>
        <w:t>with markedly different dispersal kernels</w:t>
      </w:r>
      <w:r w:rsidR="00587954">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in both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w:t>
      </w:r>
      <w:del w:id="153" w:author="Drees, Trevor" w:date="2023-04-06T20:06:00Z">
        <w:r w:rsidR="00DD605B" w:rsidDel="00CB4B6E">
          <w:rPr>
            <w:rFonts w:ascii="Times New Roman" w:hAnsi="Times New Roman" w:cs="Times New Roman"/>
            <w:sz w:val="24"/>
            <w:szCs w:val="24"/>
            <w:lang w:val="en-US"/>
          </w:rPr>
          <w:delText>070</w:delText>
        </w:r>
      </w:del>
      <w:ins w:id="154" w:author="Drees, Trevor" w:date="2023-04-06T20:06:00Z">
        <w:r w:rsidR="00CB4B6E">
          <w:rPr>
            <w:rFonts w:ascii="Times New Roman" w:hAnsi="Times New Roman" w:cs="Times New Roman"/>
            <w:sz w:val="24"/>
            <w:szCs w:val="24"/>
            <w:lang w:val="en-US"/>
          </w:rPr>
          <w:t>0</w:t>
        </w:r>
        <w:r w:rsidR="00CB4B6E">
          <w:rPr>
            <w:rFonts w:ascii="Times New Roman" w:hAnsi="Times New Roman" w:cs="Times New Roman"/>
            <w:sz w:val="24"/>
            <w:szCs w:val="24"/>
            <w:lang w:val="en-US"/>
          </w:rPr>
          <w:t>68</w:t>
        </w:r>
      </w:ins>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and </w:t>
      </w:r>
      <w:r w:rsidRPr="00B65D15">
        <w:rPr>
          <w:rFonts w:ascii="Times New Roman" w:eastAsiaTheme="minorEastAsia" w:hAnsi="Times New Roman" w:cs="Times New Roman"/>
          <w:i/>
          <w:iCs/>
          <w:sz w:val="24"/>
          <w:szCs w:val="24"/>
          <w:lang w:val="en-US"/>
        </w:rPr>
        <w:t xml:space="preserve">C. </w:t>
      </w:r>
      <w:proofErr w:type="spellStart"/>
      <w:r w:rsidRPr="00B65D15">
        <w:rPr>
          <w:rFonts w:ascii="Times New Roman" w:eastAsiaTheme="minorEastAsia" w:hAnsi="Times New Roman" w:cs="Times New Roman"/>
          <w:i/>
          <w:iCs/>
          <w:sz w:val="24"/>
          <w:szCs w:val="24"/>
          <w:lang w:val="en-US"/>
        </w:rPr>
        <w:t>acanthoides</w:t>
      </w:r>
      <w:proofErr w:type="spellEnd"/>
      <w:r w:rsidRPr="00B65D15">
        <w:rPr>
          <w:rFonts w:ascii="Times New Roman" w:eastAsiaTheme="minorEastAsia" w:hAnsi="Times New Roman" w:cs="Times New Roman"/>
          <w:sz w:val="24"/>
          <w:szCs w:val="24"/>
          <w:lang w:val="en-US"/>
        </w:rPr>
        <w:t xml:space="preserve"> </w:t>
      </w:r>
      <w:r w:rsidRPr="00B65D15">
        <w:rPr>
          <w:rFonts w:ascii="Times New Roman" w:hAnsi="Times New Roman" w:cs="Times New Roman"/>
          <w:sz w:val="24"/>
          <w:szCs w:val="24"/>
          <w:lang w:val="en-US"/>
        </w:rPr>
        <w:t>(</w:t>
      </w:r>
      <w:r w:rsidR="00DD605B" w:rsidRPr="00587954">
        <w:rPr>
          <w:rFonts w:ascii="Times New Roman" w:hAnsi="Times New Roman" w:cs="Times New Roman"/>
          <w:i/>
          <w:iCs/>
          <w:sz w:val="24"/>
          <w:szCs w:val="24"/>
          <w:lang w:val="en-US"/>
        </w:rPr>
        <w:t>D</w:t>
      </w:r>
      <w:r w:rsidR="00DD605B">
        <w:rPr>
          <w:rFonts w:ascii="Times New Roman" w:hAnsi="Times New Roman" w:cs="Times New Roman"/>
          <w:sz w:val="24"/>
          <w:szCs w:val="24"/>
          <w:lang w:val="en-US"/>
        </w:rPr>
        <w:t xml:space="preserve"> = 0.11</w:t>
      </w:r>
      <w:ins w:id="155" w:author="Drees, Trevor" w:date="2023-04-06T20:06:00Z">
        <w:r w:rsidR="00CB4B6E">
          <w:rPr>
            <w:rFonts w:ascii="Times New Roman" w:hAnsi="Times New Roman" w:cs="Times New Roman"/>
            <w:sz w:val="24"/>
            <w:szCs w:val="24"/>
            <w:lang w:val="en-US"/>
          </w:rPr>
          <w:t>6</w:t>
        </w:r>
      </w:ins>
      <w:del w:id="156" w:author="Drees, Trevor" w:date="2023-04-06T20:06:00Z">
        <w:r w:rsidR="00DD605B" w:rsidDel="00CB4B6E">
          <w:rPr>
            <w:rFonts w:ascii="Times New Roman" w:hAnsi="Times New Roman" w:cs="Times New Roman"/>
            <w:sz w:val="24"/>
            <w:szCs w:val="24"/>
            <w:lang w:val="en-US"/>
          </w:rPr>
          <w:delText>2</w:delText>
        </w:r>
      </w:del>
      <w:r w:rsidR="00DD605B">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p </w:t>
      </w:r>
      <w:r w:rsidRPr="00B65D15">
        <w:rPr>
          <w:rFonts w:ascii="Times New Roman" w:hAnsi="Times New Roman" w:cs="Times New Roman"/>
          <w:sz w:val="24"/>
          <w:szCs w:val="24"/>
          <w:lang w:val="en-US"/>
        </w:rPr>
        <w:t>&lt; 0.001</w:t>
      </w:r>
      <w:r w:rsidRPr="00B65D15">
        <w:rPr>
          <w:rFonts w:ascii="Times New Roman" w:eastAsiaTheme="minorEastAsia" w:hAnsi="Times New Roman" w:cs="Times New Roman"/>
          <w:sz w:val="24"/>
          <w:szCs w:val="24"/>
          <w:lang w:val="en-US"/>
        </w:rPr>
        <w:t xml:space="preserve">). The projected mean </w:t>
      </w:r>
      <w:r w:rsidRPr="00B65D15">
        <w:rPr>
          <w:rFonts w:ascii="Times New Roman" w:eastAsiaTheme="minorEastAsia" w:hAnsi="Times New Roman" w:cs="Times New Roman"/>
          <w:i/>
          <w:iCs/>
          <w:sz w:val="24"/>
          <w:szCs w:val="24"/>
          <w:lang w:val="en-US"/>
        </w:rPr>
        <w:t xml:space="preserve">C. nutans </w:t>
      </w:r>
      <w:r w:rsidRPr="00B65D15">
        <w:rPr>
          <w:rFonts w:ascii="Times New Roman" w:eastAsiaTheme="minorEastAsia" w:hAnsi="Times New Roman" w:cs="Times New Roman"/>
          <w:sz w:val="24"/>
          <w:szCs w:val="24"/>
          <w:lang w:val="en-US"/>
        </w:rPr>
        <w:t>dispersal distance increased 21.</w:t>
      </w:r>
      <w:del w:id="157" w:author="Drees, Trevor" w:date="2023-04-06T21:20:00Z">
        <w:r w:rsidR="00A220DD" w:rsidDel="00EE1228">
          <w:rPr>
            <w:rFonts w:ascii="Times New Roman" w:eastAsiaTheme="minorEastAsia" w:hAnsi="Times New Roman" w:cs="Times New Roman"/>
            <w:sz w:val="24"/>
            <w:szCs w:val="24"/>
            <w:lang w:val="en-US"/>
          </w:rPr>
          <w:delText>0</w:delText>
        </w:r>
      </w:del>
      <w:ins w:id="158" w:author="Drees, Trevor" w:date="2023-04-06T21:20:00Z">
        <w:r w:rsidR="00EE1228">
          <w:rPr>
            <w:rFonts w:ascii="Times New Roman" w:eastAsiaTheme="minorEastAsia" w:hAnsi="Times New Roman" w:cs="Times New Roman"/>
            <w:sz w:val="24"/>
            <w:szCs w:val="24"/>
            <w:lang w:val="en-US"/>
          </w:rPr>
          <w:t>3</w:t>
        </w:r>
      </w:ins>
      <w:r w:rsidRPr="00B65D15">
        <w:rPr>
          <w:rFonts w:ascii="Times New Roman" w:eastAsiaTheme="minorEastAsia" w:hAnsi="Times New Roman" w:cs="Times New Roman"/>
          <w:sz w:val="24"/>
          <w:szCs w:val="24"/>
          <w:lang w:val="en-US"/>
        </w:rPr>
        <w:t>% from 3.05 m to 3.</w:t>
      </w:r>
      <w:del w:id="159" w:author="Drees, Trevor" w:date="2023-04-06T21:20:00Z">
        <w:r w:rsidR="00A220DD" w:rsidDel="00EE1228">
          <w:rPr>
            <w:rFonts w:ascii="Times New Roman" w:eastAsiaTheme="minorEastAsia" w:hAnsi="Times New Roman" w:cs="Times New Roman"/>
            <w:sz w:val="24"/>
            <w:szCs w:val="24"/>
            <w:lang w:val="en-US"/>
          </w:rPr>
          <w:delText>69</w:delText>
        </w:r>
        <w:r w:rsidRPr="00B65D15" w:rsidDel="00EE1228">
          <w:rPr>
            <w:rFonts w:ascii="Times New Roman" w:eastAsiaTheme="minorEastAsia" w:hAnsi="Times New Roman" w:cs="Times New Roman"/>
            <w:sz w:val="24"/>
            <w:szCs w:val="24"/>
            <w:lang w:val="en-US"/>
          </w:rPr>
          <w:delText xml:space="preserve"> </w:delText>
        </w:r>
      </w:del>
      <w:ins w:id="160" w:author="Drees, Trevor" w:date="2023-04-06T21:20:00Z">
        <w:r w:rsidR="00EE1228">
          <w:rPr>
            <w:rFonts w:ascii="Times New Roman" w:eastAsiaTheme="minorEastAsia" w:hAnsi="Times New Roman" w:cs="Times New Roman"/>
            <w:sz w:val="24"/>
            <w:szCs w:val="24"/>
            <w:lang w:val="en-US"/>
          </w:rPr>
          <w:t>70</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 xml:space="preserve">m, while the mean </w:t>
      </w:r>
      <w:r w:rsidRPr="00B65D15">
        <w:rPr>
          <w:rFonts w:ascii="Times New Roman" w:eastAsiaTheme="minorEastAsia" w:hAnsi="Times New Roman" w:cs="Times New Roman"/>
          <w:i/>
          <w:iCs/>
          <w:sz w:val="24"/>
          <w:szCs w:val="24"/>
          <w:lang w:val="en-US"/>
        </w:rPr>
        <w:t xml:space="preserve">C. </w:t>
      </w:r>
      <w:proofErr w:type="spellStart"/>
      <w:r w:rsidRPr="00B65D15">
        <w:rPr>
          <w:rFonts w:ascii="Times New Roman" w:eastAsiaTheme="minorEastAsia" w:hAnsi="Times New Roman" w:cs="Times New Roman"/>
          <w:i/>
          <w:iCs/>
          <w:sz w:val="24"/>
          <w:szCs w:val="24"/>
          <w:lang w:val="en-US"/>
        </w:rPr>
        <w:t>acanthoides</w:t>
      </w:r>
      <w:proofErr w:type="spellEnd"/>
      <w:r w:rsidRPr="00B65D15">
        <w:rPr>
          <w:rFonts w:ascii="Times New Roman" w:eastAsiaTheme="minorEastAsia" w:hAnsi="Times New Roman" w:cs="Times New Roman"/>
          <w:i/>
          <w:iCs/>
          <w:sz w:val="24"/>
          <w:szCs w:val="24"/>
          <w:lang w:val="en-US"/>
        </w:rPr>
        <w:t xml:space="preserve"> </w:t>
      </w:r>
      <w:r w:rsidRPr="00B65D15">
        <w:rPr>
          <w:rFonts w:ascii="Times New Roman" w:eastAsiaTheme="minorEastAsia" w:hAnsi="Times New Roman" w:cs="Times New Roman"/>
          <w:sz w:val="24"/>
          <w:szCs w:val="24"/>
          <w:lang w:val="en-US"/>
        </w:rPr>
        <w:t>dispersal distance increased 37.</w:t>
      </w:r>
      <w:ins w:id="161" w:author="Drees, Trevor" w:date="2023-04-06T21:21:00Z">
        <w:r w:rsidR="00EE1228">
          <w:rPr>
            <w:rFonts w:ascii="Times New Roman" w:eastAsiaTheme="minorEastAsia" w:hAnsi="Times New Roman" w:cs="Times New Roman"/>
            <w:sz w:val="24"/>
            <w:szCs w:val="24"/>
            <w:lang w:val="en-US"/>
          </w:rPr>
          <w:t>8</w:t>
        </w:r>
      </w:ins>
      <w:del w:id="162" w:author="Drees, Trevor" w:date="2023-04-06T21:21:00Z">
        <w:r w:rsidRPr="00B65D15" w:rsidDel="00EE1228">
          <w:rPr>
            <w:rFonts w:ascii="Times New Roman" w:eastAsiaTheme="minorEastAsia" w:hAnsi="Times New Roman" w:cs="Times New Roman"/>
            <w:sz w:val="24"/>
            <w:szCs w:val="24"/>
            <w:lang w:val="en-US"/>
          </w:rPr>
          <w:delText>2</w:delText>
        </w:r>
      </w:del>
      <w:r w:rsidRPr="00B65D15">
        <w:rPr>
          <w:rFonts w:ascii="Times New Roman" w:eastAsiaTheme="minorEastAsia" w:hAnsi="Times New Roman" w:cs="Times New Roman"/>
          <w:sz w:val="24"/>
          <w:szCs w:val="24"/>
          <w:lang w:val="en-US"/>
        </w:rPr>
        <w:t>% from 2.</w:t>
      </w:r>
      <w:del w:id="163" w:author="Drees, Trevor" w:date="2023-04-06T21:20:00Z">
        <w:r w:rsidRPr="00B65D15" w:rsidDel="00EE1228">
          <w:rPr>
            <w:rFonts w:ascii="Times New Roman" w:eastAsiaTheme="minorEastAsia" w:hAnsi="Times New Roman" w:cs="Times New Roman"/>
            <w:sz w:val="24"/>
            <w:szCs w:val="24"/>
            <w:lang w:val="en-US"/>
          </w:rPr>
          <w:delText xml:space="preserve">47 </w:delText>
        </w:r>
      </w:del>
      <w:ins w:id="164" w:author="Drees, Trevor" w:date="2023-04-06T21:20:00Z">
        <w:r w:rsidR="00EE1228" w:rsidRPr="00B65D15">
          <w:rPr>
            <w:rFonts w:ascii="Times New Roman" w:eastAsiaTheme="minorEastAsia" w:hAnsi="Times New Roman" w:cs="Times New Roman"/>
            <w:sz w:val="24"/>
            <w:szCs w:val="24"/>
            <w:lang w:val="en-US"/>
          </w:rPr>
          <w:t>4</w:t>
        </w:r>
        <w:r w:rsidR="00EE1228">
          <w:rPr>
            <w:rFonts w:ascii="Times New Roman" w:eastAsiaTheme="minorEastAsia" w:hAnsi="Times New Roman" w:cs="Times New Roman"/>
            <w:sz w:val="24"/>
            <w:szCs w:val="24"/>
            <w:lang w:val="en-US"/>
          </w:rPr>
          <w:t>6</w:t>
        </w:r>
        <w:r w:rsidR="00EE1228"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m to 3.39 m (</w:t>
      </w:r>
      <w:r w:rsidR="002862B4" w:rsidRPr="00DF4607">
        <w:rPr>
          <w:rFonts w:ascii="Times New Roman" w:hAnsi="Times New Roman" w:cs="Times New Roman"/>
          <w:sz w:val="24"/>
          <w:szCs w:val="24"/>
          <w:lang w:val="en-US"/>
        </w:rPr>
        <w:t xml:space="preserve">Appendix </w:t>
      </w:r>
      <w:del w:id="165"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166"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eastAsiaTheme="minorEastAsia" w:hAnsi="Times New Roman" w:cs="Times New Roman"/>
          <w:sz w:val="24"/>
          <w:szCs w:val="24"/>
          <w:lang w:val="en-US"/>
        </w:rPr>
        <w:t>).</w:t>
      </w:r>
    </w:p>
    <w:p w14:paraId="7C58E67F" w14:textId="148652AD"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by the warming-induced shift in flower head height distribution.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were 10.5</w:t>
      </w:r>
      <w:r w:rsidR="00A220DD">
        <w:rPr>
          <w:rFonts w:ascii="Times New Roman" w:hAnsi="Times New Roman" w:cs="Times New Roman"/>
          <w:sz w:val="24"/>
          <w:szCs w:val="24"/>
          <w:lang w:val="en-US"/>
        </w:rPr>
        <w:t>3</w:t>
      </w:r>
      <w:r w:rsidRPr="00B65D15">
        <w:rPr>
          <w:rFonts w:ascii="Times New Roman" w:hAnsi="Times New Roman" w:cs="Times New Roman"/>
          <w:sz w:val="24"/>
          <w:szCs w:val="24"/>
          <w:lang w:val="en-US"/>
        </w:rPr>
        <w:t xml:space="preserve"> m and </w:t>
      </w:r>
      <w:del w:id="167" w:author="Drees, Trevor" w:date="2023-04-06T21:21:00Z">
        <w:r w:rsidR="00A220DD" w:rsidDel="00EE1228">
          <w:rPr>
            <w:rFonts w:ascii="Times New Roman" w:hAnsi="Times New Roman" w:cs="Times New Roman"/>
            <w:sz w:val="24"/>
            <w:szCs w:val="24"/>
            <w:lang w:val="en-US"/>
          </w:rPr>
          <w:delText>24.98</w:delText>
        </w:r>
      </w:del>
      <w:ins w:id="168" w:author="Drees, Trevor" w:date="2023-04-06T21:21:00Z">
        <w:r w:rsidR="00EE1228">
          <w:rPr>
            <w:rFonts w:ascii="Times New Roman" w:hAnsi="Times New Roman" w:cs="Times New Roman"/>
            <w:sz w:val="24"/>
            <w:szCs w:val="24"/>
            <w:lang w:val="en-US"/>
          </w:rPr>
          <w:t>25.15</w:t>
        </w:r>
      </w:ins>
      <w:r w:rsidRPr="00B65D15">
        <w:rPr>
          <w:rFonts w:ascii="Times New Roman" w:hAnsi="Times New Roman" w:cs="Times New Roman"/>
          <w:sz w:val="24"/>
          <w:szCs w:val="24"/>
          <w:lang w:val="en-US"/>
        </w:rPr>
        <w:t xml:space="preserve"> m respectively for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with a shift to 12.7</w:t>
      </w:r>
      <w:ins w:id="169" w:author="Drees, Trevor" w:date="2023-04-06T21:21:00Z">
        <w:r w:rsidR="00EE1228">
          <w:rPr>
            <w:rFonts w:ascii="Times New Roman" w:hAnsi="Times New Roman" w:cs="Times New Roman"/>
            <w:sz w:val="24"/>
            <w:szCs w:val="24"/>
            <w:lang w:val="en-US"/>
          </w:rPr>
          <w:t>6</w:t>
        </w:r>
      </w:ins>
      <w:del w:id="170"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lastRenderedPageBreak/>
        <w:t>and 30.3</w:t>
      </w:r>
      <w:ins w:id="171" w:author="Drees, Trevor" w:date="2023-04-06T21:21:00Z">
        <w:r w:rsidR="00EE1228">
          <w:rPr>
            <w:rFonts w:ascii="Times New Roman" w:hAnsi="Times New Roman" w:cs="Times New Roman"/>
            <w:sz w:val="24"/>
            <w:szCs w:val="24"/>
            <w:lang w:val="en-US"/>
          </w:rPr>
          <w:t>7</w:t>
        </w:r>
      </w:ins>
      <w:del w:id="172" w:author="Drees, Trevor" w:date="2023-04-06T21:21:00Z">
        <w:r w:rsidRPr="00B65D15" w:rsidDel="00EE1228">
          <w:rPr>
            <w:rFonts w:ascii="Times New Roman" w:hAnsi="Times New Roman" w:cs="Times New Roman"/>
            <w:sz w:val="24"/>
            <w:szCs w:val="24"/>
            <w:lang w:val="en-US"/>
          </w:rPr>
          <w:delText>5</w:delText>
        </w:r>
      </w:del>
      <w:r w:rsidRPr="00B65D15">
        <w:rPr>
          <w:rFonts w:ascii="Times New Roman" w:hAnsi="Times New Roman" w:cs="Times New Roman"/>
          <w:sz w:val="24"/>
          <w:szCs w:val="24"/>
          <w:lang w:val="en-US"/>
        </w:rPr>
        <w:t xml:space="preserve"> m respectively for warmed individuals; for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the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were 8.</w:t>
      </w:r>
      <w:del w:id="173" w:author="Drees, Trevor" w:date="2023-04-06T21:21:00Z">
        <w:r w:rsidRPr="00B65D15" w:rsidDel="00EE1228">
          <w:rPr>
            <w:rFonts w:ascii="Times New Roman" w:hAnsi="Times New Roman" w:cs="Times New Roman"/>
            <w:sz w:val="24"/>
            <w:szCs w:val="24"/>
            <w:lang w:val="en-US"/>
          </w:rPr>
          <w:delText xml:space="preserve">49 </w:delText>
        </w:r>
      </w:del>
      <w:ins w:id="174" w:author="Drees, Trevor" w:date="2023-04-06T21:21:00Z">
        <w:r w:rsidR="00EE1228" w:rsidRPr="00B65D15">
          <w:rPr>
            <w:rFonts w:ascii="Times New Roman" w:hAnsi="Times New Roman" w:cs="Times New Roman"/>
            <w:sz w:val="24"/>
            <w:szCs w:val="24"/>
            <w:lang w:val="en-US"/>
          </w:rPr>
          <w:t>4</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m and </w:t>
      </w:r>
      <w:ins w:id="175" w:author="Drees, Trevor" w:date="2023-04-06T21:21:00Z">
        <w:r w:rsidR="00EE1228">
          <w:rPr>
            <w:rFonts w:ascii="Times New Roman" w:hAnsi="Times New Roman" w:cs="Times New Roman"/>
            <w:sz w:val="24"/>
            <w:szCs w:val="24"/>
            <w:lang w:val="en-US"/>
          </w:rPr>
          <w:t>19.97</w:t>
        </w:r>
      </w:ins>
      <w:del w:id="176" w:author="Drees, Trevor" w:date="2023-04-06T21:21:00Z">
        <w:r w:rsidRPr="00B65D15" w:rsidDel="00EE1228">
          <w:rPr>
            <w:rFonts w:ascii="Times New Roman" w:hAnsi="Times New Roman" w:cs="Times New Roman"/>
            <w:sz w:val="24"/>
            <w:szCs w:val="24"/>
            <w:lang w:val="en-US"/>
          </w:rPr>
          <w:delText>20.00</w:delText>
        </w:r>
      </w:del>
      <w:r w:rsidRPr="00B65D15">
        <w:rPr>
          <w:rFonts w:ascii="Times New Roman" w:hAnsi="Times New Roman" w:cs="Times New Roman"/>
          <w:sz w:val="24"/>
          <w:szCs w:val="24"/>
          <w:lang w:val="en-US"/>
        </w:rPr>
        <w:t xml:space="preserve"> m respectively for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individuals, with a shift to 11.</w:t>
      </w:r>
      <w:del w:id="177" w:author="Drees, Trevor" w:date="2023-04-06T21:22:00Z">
        <w:r w:rsidRPr="00B65D15" w:rsidDel="00EE1228">
          <w:rPr>
            <w:rFonts w:ascii="Times New Roman" w:hAnsi="Times New Roman" w:cs="Times New Roman"/>
            <w:sz w:val="24"/>
            <w:szCs w:val="24"/>
            <w:lang w:val="en-US"/>
          </w:rPr>
          <w:delText xml:space="preserve">68 </w:delText>
        </w:r>
      </w:del>
      <w:ins w:id="178" w:author="Drees, Trevor" w:date="2023-04-06T21:22:00Z">
        <w:r w:rsidR="00EE1228" w:rsidRPr="00B65D15">
          <w:rPr>
            <w:rFonts w:ascii="Times New Roman" w:hAnsi="Times New Roman" w:cs="Times New Roman"/>
            <w:sz w:val="24"/>
            <w:szCs w:val="24"/>
            <w:lang w:val="en-US"/>
          </w:rPr>
          <w:t>6</w:t>
        </w:r>
        <w:r w:rsidR="00EE1228">
          <w:rPr>
            <w:rFonts w:ascii="Times New Roman" w:hAnsi="Times New Roman" w:cs="Times New Roman"/>
            <w:sz w:val="24"/>
            <w:szCs w:val="24"/>
            <w:lang w:val="en-US"/>
          </w:rPr>
          <w:t>9</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and 27.</w:t>
      </w:r>
      <w:del w:id="179" w:author="Drees, Trevor" w:date="2023-04-06T21:22:00Z">
        <w:r w:rsidRPr="00B65D15" w:rsidDel="00EE1228">
          <w:rPr>
            <w:rFonts w:ascii="Times New Roman" w:hAnsi="Times New Roman" w:cs="Times New Roman"/>
            <w:sz w:val="24"/>
            <w:szCs w:val="24"/>
            <w:lang w:val="en-US"/>
          </w:rPr>
          <w:delText xml:space="preserve">55 </w:delText>
        </w:r>
      </w:del>
      <w:ins w:id="180" w:author="Drees, Trevor" w:date="2023-04-06T21:22:00Z">
        <w:r w:rsidR="00EE1228" w:rsidRPr="00B65D15">
          <w:rPr>
            <w:rFonts w:ascii="Times New Roman" w:hAnsi="Times New Roman" w:cs="Times New Roman"/>
            <w:sz w:val="24"/>
            <w:szCs w:val="24"/>
            <w:lang w:val="en-US"/>
          </w:rPr>
          <w:t>5</w:t>
        </w:r>
        <w:r w:rsidR="00EE1228">
          <w:rPr>
            <w:rFonts w:ascii="Times New Roman" w:hAnsi="Times New Roman" w:cs="Times New Roman"/>
            <w:sz w:val="24"/>
            <w:szCs w:val="24"/>
            <w:lang w:val="en-US"/>
          </w:rPr>
          <w:t>8</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m for warmed individuals (</w:t>
      </w:r>
      <w:r w:rsidR="002862B4" w:rsidRPr="00DF4607">
        <w:rPr>
          <w:rFonts w:ascii="Times New Roman" w:hAnsi="Times New Roman" w:cs="Times New Roman"/>
          <w:sz w:val="24"/>
          <w:szCs w:val="24"/>
          <w:lang w:val="en-US"/>
        </w:rPr>
        <w:t xml:space="preserve">Appendix </w:t>
      </w:r>
      <w:del w:id="181"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182"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S1</w:t>
      </w:r>
      <w:r w:rsidRPr="00B65D15">
        <w:rPr>
          <w:rFonts w:ascii="Times New Roman" w:hAnsi="Times New Roman" w:cs="Times New Roman"/>
          <w:sz w:val="24"/>
          <w:szCs w:val="24"/>
          <w:lang w:val="en-US"/>
        </w:rPr>
        <w:t xml:space="preserve">). Warming also increased the probability that a seed would exceed a given distance, with this effect becoming more pronounced at higher dispersal distances (Figure 3); seeds from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were on average 1.36 and 1.</w:t>
      </w:r>
      <w:del w:id="183" w:author="Drees, Trevor" w:date="2023-04-06T21:22:00Z">
        <w:r w:rsidRPr="00B65D15" w:rsidDel="00EE1228">
          <w:rPr>
            <w:rFonts w:ascii="Times New Roman" w:hAnsi="Times New Roman" w:cs="Times New Roman"/>
            <w:sz w:val="24"/>
            <w:szCs w:val="24"/>
            <w:lang w:val="en-US"/>
          </w:rPr>
          <w:delText xml:space="preserve">70 </w:delText>
        </w:r>
      </w:del>
      <w:ins w:id="184" w:author="Drees, Trevor" w:date="2023-04-06T21:22:00Z">
        <w:r w:rsidR="00EE1228" w:rsidRPr="00B65D15">
          <w:rPr>
            <w:rFonts w:ascii="Times New Roman" w:hAnsi="Times New Roman" w:cs="Times New Roman"/>
            <w:sz w:val="24"/>
            <w:szCs w:val="24"/>
            <w:lang w:val="en-US"/>
          </w:rPr>
          <w:t>7</w:t>
        </w:r>
        <w:r w:rsidR="00EE1228">
          <w:rPr>
            <w:rFonts w:ascii="Times New Roman" w:hAnsi="Times New Roman" w:cs="Times New Roman"/>
            <w:sz w:val="24"/>
            <w:szCs w:val="24"/>
            <w:lang w:val="en-US"/>
          </w:rPr>
          <w:t>1</w:t>
        </w:r>
        <w:r w:rsidR="00EE1228"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 xml:space="preserve">times as likely to travel 10 m or more as their respective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and on average 1.</w:t>
      </w:r>
      <w:r w:rsidR="007139D8">
        <w:rPr>
          <w:rFonts w:ascii="Times New Roman" w:hAnsi="Times New Roman" w:cs="Times New Roman"/>
          <w:sz w:val="24"/>
          <w:szCs w:val="24"/>
          <w:lang w:val="en-US"/>
        </w:rPr>
        <w:t>66</w:t>
      </w:r>
      <w:r w:rsidRPr="00B65D15">
        <w:rPr>
          <w:rFonts w:ascii="Times New Roman" w:hAnsi="Times New Roman" w:cs="Times New Roman"/>
          <w:sz w:val="24"/>
          <w:szCs w:val="24"/>
          <w:lang w:val="en-US"/>
        </w:rPr>
        <w:t xml:space="preserve"> and 2.44 times as likely to travel 50 m or more as their respective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Uncertainty in these relative frequencies of dispersal events also increases and becomes quite large at high dispersal distances, which echoes the </w:t>
      </w:r>
      <w:del w:id="185" w:author="Drees, Trevor" w:date="2023-04-09T11:57:00Z">
        <w:r w:rsidRPr="00B65D15" w:rsidDel="00FE12ED">
          <w:rPr>
            <w:rFonts w:ascii="Times New Roman" w:hAnsi="Times New Roman" w:cs="Times New Roman"/>
            <w:sz w:val="24"/>
            <w:szCs w:val="24"/>
            <w:lang w:val="en-US"/>
          </w:rPr>
          <w:delText xml:space="preserve">idea </w:delText>
        </w:r>
      </w:del>
      <w:ins w:id="186" w:author="Drees, Trevor" w:date="2023-04-09T11:57:00Z">
        <w:r w:rsidR="00FE12ED">
          <w:rPr>
            <w:rFonts w:ascii="Times New Roman" w:hAnsi="Times New Roman" w:cs="Times New Roman"/>
            <w:sz w:val="24"/>
            <w:szCs w:val="24"/>
            <w:lang w:val="en-US"/>
          </w:rPr>
          <w:t>fact</w:t>
        </w:r>
        <w:r w:rsidR="00FE12ED"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that long-distance dispersal events are relatively rare and difficult to capture not only empirically, but in dispersal simulations as well.</w:t>
      </w:r>
    </w:p>
    <w:p w14:paraId="798F80C2" w14:textId="3075E837" w:rsidR="00E43B39" w:rsidRPr="00B65D15" w:rsidRDefault="00E43B39" w:rsidP="00302615">
      <w:pPr>
        <w:spacing w:after="120" w:line="480" w:lineRule="auto"/>
        <w:rPr>
          <w:rFonts w:ascii="Times New Roman" w:hAnsi="Times New Roman" w:cs="Times New Roman"/>
          <w:b/>
          <w:bCs/>
          <w:i/>
          <w:iCs/>
          <w:sz w:val="24"/>
          <w:szCs w:val="24"/>
          <w:lang w:val="en-US"/>
        </w:rPr>
      </w:pPr>
      <w:r w:rsidRPr="00B65D15">
        <w:rPr>
          <w:rFonts w:ascii="Times New Roman" w:eastAsiaTheme="minorEastAsia" w:hAnsi="Times New Roman" w:cs="Times New Roman"/>
          <w:b/>
          <w:bCs/>
          <w:i/>
          <w:iCs/>
          <w:sz w:val="24"/>
          <w:szCs w:val="24"/>
          <w:lang w:val="en-US"/>
        </w:rPr>
        <w:t xml:space="preserve">Dispersal: </w:t>
      </w:r>
      <w:r w:rsidR="00425A2B" w:rsidRPr="00B65D15">
        <w:rPr>
          <w:rFonts w:ascii="Times New Roman" w:eastAsiaTheme="minorEastAsia" w:hAnsi="Times New Roman" w:cs="Times New Roman"/>
          <w:b/>
          <w:bCs/>
          <w:i/>
          <w:iCs/>
          <w:sz w:val="24"/>
          <w:szCs w:val="24"/>
          <w:lang w:val="en-US"/>
        </w:rPr>
        <w:t>i</w:t>
      </w:r>
      <w:r w:rsidRPr="00B65D15">
        <w:rPr>
          <w:rFonts w:ascii="Times New Roman" w:eastAsiaTheme="minorEastAsia" w:hAnsi="Times New Roman" w:cs="Times New Roman"/>
          <w:b/>
          <w:bCs/>
          <w:i/>
          <w:iCs/>
          <w:sz w:val="24"/>
          <w:szCs w:val="24"/>
          <w:lang w:val="en-US"/>
        </w:rPr>
        <w:t xml:space="preserve">ncorporating </w:t>
      </w:r>
      <w:r w:rsidR="00425A2B" w:rsidRPr="00B65D15">
        <w:rPr>
          <w:rFonts w:ascii="Times New Roman" w:eastAsiaTheme="minorEastAsia" w:hAnsi="Times New Roman" w:cs="Times New Roman"/>
          <w:b/>
          <w:bCs/>
          <w:i/>
          <w:iCs/>
          <w:sz w:val="24"/>
          <w:szCs w:val="24"/>
          <w:lang w:val="en-US"/>
        </w:rPr>
        <w:t>m</w:t>
      </w:r>
      <w:r w:rsidRPr="00B65D15">
        <w:rPr>
          <w:rFonts w:ascii="Times New Roman" w:eastAsiaTheme="minorEastAsia" w:hAnsi="Times New Roman" w:cs="Times New Roman"/>
          <w:b/>
          <w:bCs/>
          <w:i/>
          <w:iCs/>
          <w:sz w:val="24"/>
          <w:szCs w:val="24"/>
          <w:lang w:val="en-US"/>
        </w:rPr>
        <w:t xml:space="preserve">aximum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vs. </w:t>
      </w:r>
      <w:r w:rsidR="00425A2B" w:rsidRPr="00B65D15">
        <w:rPr>
          <w:rFonts w:ascii="Times New Roman" w:eastAsiaTheme="minorEastAsia" w:hAnsi="Times New Roman" w:cs="Times New Roman"/>
          <w:b/>
          <w:bCs/>
          <w:i/>
          <w:iCs/>
          <w:sz w:val="24"/>
          <w:szCs w:val="24"/>
          <w:lang w:val="en-US"/>
        </w:rPr>
        <w:t>h</w:t>
      </w:r>
      <w:r w:rsidRPr="00B65D15">
        <w:rPr>
          <w:rFonts w:ascii="Times New Roman" w:eastAsiaTheme="minorEastAsia" w:hAnsi="Times New Roman" w:cs="Times New Roman"/>
          <w:b/>
          <w:bCs/>
          <w:i/>
          <w:iCs/>
          <w:sz w:val="24"/>
          <w:szCs w:val="24"/>
          <w:lang w:val="en-US"/>
        </w:rPr>
        <w:t xml:space="preserve">eight </w:t>
      </w:r>
      <w:r w:rsidR="00425A2B" w:rsidRPr="00B65D15">
        <w:rPr>
          <w:rFonts w:ascii="Times New Roman" w:eastAsiaTheme="minorEastAsia" w:hAnsi="Times New Roman" w:cs="Times New Roman"/>
          <w:b/>
          <w:bCs/>
          <w:i/>
          <w:iCs/>
          <w:sz w:val="24"/>
          <w:szCs w:val="24"/>
          <w:lang w:val="en-US"/>
        </w:rPr>
        <w:t>d</w:t>
      </w:r>
      <w:r w:rsidRPr="00B65D15">
        <w:rPr>
          <w:rFonts w:ascii="Times New Roman" w:eastAsiaTheme="minorEastAsia" w:hAnsi="Times New Roman" w:cs="Times New Roman"/>
          <w:b/>
          <w:bCs/>
          <w:i/>
          <w:iCs/>
          <w:sz w:val="24"/>
          <w:szCs w:val="24"/>
          <w:lang w:val="en-US"/>
        </w:rPr>
        <w:t>istribution</w:t>
      </w:r>
    </w:p>
    <w:p w14:paraId="114B7E9A" w14:textId="7AE5FF3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Using the maximum flower head height</w:t>
      </w:r>
      <w:ins w:id="187" w:author="Drees, Trevor" w:date="2023-04-09T11:57: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distribution of flower head heights in the WALD dispersal model resulted in a significantly different dispersal kernel (Figure 4)</w:t>
      </w:r>
      <w:r w:rsidR="006140EA">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r w:rsidR="006140EA">
        <w:rPr>
          <w:rFonts w:ascii="Times New Roman" w:hAnsi="Times New Roman" w:cs="Times New Roman"/>
          <w:sz w:val="24"/>
          <w:szCs w:val="24"/>
          <w:lang w:val="en-US"/>
        </w:rPr>
        <w:t xml:space="preserve">For </w:t>
      </w:r>
      <w:del w:id="188" w:author="Drees, Trevor" w:date="2023-04-09T11:37:00Z">
        <w:r w:rsidR="006140EA" w:rsidDel="00143343">
          <w:rPr>
            <w:rFonts w:ascii="Times New Roman" w:hAnsi="Times New Roman" w:cs="Times New Roman"/>
            <w:sz w:val="24"/>
            <w:szCs w:val="24"/>
            <w:lang w:val="en-US"/>
          </w:rPr>
          <w:delText xml:space="preserve">one </w:delText>
        </w:r>
      </w:del>
      <w:ins w:id="189" w:author="Drees, Trevor" w:date="2023-04-09T11:37:00Z">
        <w:r w:rsidR="00143343">
          <w:rPr>
            <w:rFonts w:ascii="Times New Roman" w:hAnsi="Times New Roman" w:cs="Times New Roman"/>
            <w:sz w:val="24"/>
            <w:szCs w:val="24"/>
            <w:lang w:val="en-US"/>
          </w:rPr>
          <w:t>ten</w:t>
        </w:r>
        <w:r w:rsidR="00143343">
          <w:rPr>
            <w:rFonts w:ascii="Times New Roman" w:hAnsi="Times New Roman" w:cs="Times New Roman"/>
            <w:sz w:val="24"/>
            <w:szCs w:val="24"/>
            <w:lang w:val="en-US"/>
          </w:rPr>
          <w:t xml:space="preserve"> </w:t>
        </w:r>
      </w:ins>
      <w:r w:rsidR="006140EA">
        <w:rPr>
          <w:rFonts w:ascii="Times New Roman" w:hAnsi="Times New Roman" w:cs="Times New Roman"/>
          <w:sz w:val="24"/>
          <w:szCs w:val="24"/>
          <w:lang w:val="en-US"/>
        </w:rPr>
        <w:t>million simulated dispersal events per combination of species, warmed/</w:t>
      </w:r>
      <w:proofErr w:type="spellStart"/>
      <w:r w:rsidR="006140EA">
        <w:rPr>
          <w:rFonts w:ascii="Times New Roman" w:hAnsi="Times New Roman" w:cs="Times New Roman"/>
          <w:sz w:val="24"/>
          <w:szCs w:val="24"/>
          <w:lang w:val="en-US"/>
        </w:rPr>
        <w:t>unwarmed</w:t>
      </w:r>
      <w:proofErr w:type="spellEnd"/>
      <w:r w:rsidR="006140EA">
        <w:rPr>
          <w:rFonts w:ascii="Times New Roman" w:hAnsi="Times New Roman" w:cs="Times New Roman"/>
          <w:sz w:val="24"/>
          <w:szCs w:val="24"/>
          <w:lang w:val="en-US"/>
        </w:rPr>
        <w:t xml:space="preserve"> treatment, </w:t>
      </w:r>
      <w:r w:rsidR="00102C62">
        <w:rPr>
          <w:rFonts w:ascii="Times New Roman" w:hAnsi="Times New Roman" w:cs="Times New Roman"/>
          <w:sz w:val="24"/>
          <w:szCs w:val="24"/>
          <w:lang w:val="en-US"/>
        </w:rPr>
        <w:t xml:space="preserve">and </w:t>
      </w:r>
      <w:r w:rsidR="006140EA">
        <w:rPr>
          <w:rFonts w:ascii="Times New Roman" w:hAnsi="Times New Roman" w:cs="Times New Roman"/>
          <w:sz w:val="24"/>
          <w:szCs w:val="24"/>
          <w:lang w:val="en-US"/>
        </w:rPr>
        <w:t>maximum/distributed height, Kolmogorov-Smirnov tests indicate this</w:t>
      </w:r>
      <w:r w:rsidR="006140EA" w:rsidRPr="00B65D15">
        <w:rPr>
          <w:rFonts w:ascii="Times New Roman" w:hAnsi="Times New Roman" w:cs="Times New Roman"/>
          <w:sz w:val="24"/>
          <w:szCs w:val="24"/>
          <w:lang w:val="en-US"/>
        </w:rPr>
        <w:t xml:space="preserve"> </w:t>
      </w:r>
      <w:r w:rsidRPr="00B65D15">
        <w:rPr>
          <w:rFonts w:ascii="Times New Roman" w:hAnsi="Times New Roman" w:cs="Times New Roman"/>
          <w:sz w:val="24"/>
          <w:szCs w:val="24"/>
          <w:lang w:val="en-US"/>
        </w:rPr>
        <w:t xml:space="preserve">was evident for warmed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sidRP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190" w:author="Drees, Trevor" w:date="2023-04-08T21:50:00Z">
        <w:r w:rsidR="00B305EF" w:rsidDel="00F3278E">
          <w:rPr>
            <w:rFonts w:ascii="Times New Roman" w:hAnsi="Times New Roman" w:cs="Times New Roman"/>
            <w:sz w:val="24"/>
            <w:szCs w:val="24"/>
            <w:lang w:val="en-US"/>
          </w:rPr>
          <w:delText>040</w:delText>
        </w:r>
      </w:del>
      <w:ins w:id="191" w:author="Drees, Trevor" w:date="2023-04-08T21:50: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30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00B305EF">
        <w:rPr>
          <w:rFonts w:ascii="Times New Roman" w:hAnsi="Times New Roman" w:cs="Times New Roman"/>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 xml:space="preserve">D </w:t>
      </w:r>
      <w:r w:rsidR="00B305EF">
        <w:rPr>
          <w:rFonts w:ascii="Times New Roman" w:hAnsi="Times New Roman" w:cs="Times New Roman"/>
          <w:sz w:val="24"/>
          <w:szCs w:val="24"/>
          <w:lang w:val="en-US"/>
        </w:rPr>
        <w:t>= 0.</w:t>
      </w:r>
      <w:del w:id="192" w:author="Drees, Trevor" w:date="2023-04-08T21:50:00Z">
        <w:r w:rsidR="00B305EF" w:rsidDel="00F3278E">
          <w:rPr>
            <w:rFonts w:ascii="Times New Roman" w:hAnsi="Times New Roman" w:cs="Times New Roman"/>
            <w:sz w:val="24"/>
            <w:szCs w:val="24"/>
            <w:lang w:val="en-US"/>
          </w:rPr>
          <w:delText>047</w:delText>
        </w:r>
      </w:del>
      <w:ins w:id="193" w:author="Drees, Trevor" w:date="2023-04-08T21:50: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90</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warmed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00B305EF">
        <w:rPr>
          <w:rFonts w:ascii="Times New Roman" w:hAnsi="Times New Roman" w:cs="Times New Roman"/>
          <w:i/>
          <w:iCs/>
          <w:sz w:val="24"/>
          <w:szCs w:val="24"/>
          <w:lang w:val="en-US"/>
        </w:rPr>
        <w:t xml:space="preserve"> </w:t>
      </w:r>
      <w:r w:rsidR="00B305EF" w:rsidRPr="00B65D15">
        <w:rPr>
          <w:rFonts w:ascii="Times New Roman" w:hAnsi="Times New Roman" w:cs="Times New Roman"/>
          <w:sz w:val="24"/>
          <w:szCs w:val="24"/>
          <w:lang w:val="en-US"/>
        </w:rPr>
        <w:t>(</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w:t>
      </w:r>
      <w:del w:id="194" w:author="Drees, Trevor" w:date="2023-04-08T21:49:00Z">
        <w:r w:rsidR="00B305EF" w:rsidDel="00F3278E">
          <w:rPr>
            <w:rFonts w:ascii="Times New Roman" w:hAnsi="Times New Roman" w:cs="Times New Roman"/>
            <w:sz w:val="24"/>
            <w:szCs w:val="24"/>
            <w:lang w:val="en-US"/>
          </w:rPr>
          <w:delText>075</w:delText>
        </w:r>
      </w:del>
      <w:ins w:id="195" w:author="Drees, Trevor" w:date="2023-04-08T21:49:00Z">
        <w:r w:rsidR="00F3278E">
          <w:rPr>
            <w:rFonts w:ascii="Times New Roman" w:hAnsi="Times New Roman" w:cs="Times New Roman"/>
            <w:sz w:val="24"/>
            <w:szCs w:val="24"/>
            <w:lang w:val="en-US"/>
          </w:rPr>
          <w:t>0</w:t>
        </w:r>
        <w:r w:rsidR="00F3278E">
          <w:rPr>
            <w:rFonts w:ascii="Times New Roman" w:hAnsi="Times New Roman" w:cs="Times New Roman"/>
            <w:sz w:val="24"/>
            <w:szCs w:val="24"/>
            <w:lang w:val="en-US"/>
          </w:rPr>
          <w:t>58</w:t>
        </w:r>
      </w:ins>
      <w:r w:rsidR="00B305EF">
        <w:rPr>
          <w:rFonts w:ascii="Times New Roman" w:hAnsi="Times New Roman" w:cs="Times New Roman"/>
          <w:sz w:val="24"/>
          <w:szCs w:val="24"/>
          <w:lang w:val="en-US"/>
        </w:rPr>
        <w:t>,</w:t>
      </w:r>
      <w:r w:rsidR="00B305EF" w:rsidRPr="00B65D15">
        <w:rPr>
          <w:rFonts w:ascii="Times New Roman" w:hAnsi="Times New Roman" w:cs="Times New Roman"/>
          <w:sz w:val="24"/>
          <w:szCs w:val="24"/>
          <w:lang w:val="en-US"/>
        </w:rPr>
        <w:t xml:space="preserve"> </w:t>
      </w:r>
      <w:r w:rsidR="00B305EF" w:rsidRPr="00B65D15">
        <w:rPr>
          <w:rFonts w:ascii="Times New Roman" w:hAnsi="Times New Roman" w:cs="Times New Roman"/>
          <w:i/>
          <w:iCs/>
          <w:sz w:val="24"/>
          <w:szCs w:val="24"/>
          <w:lang w:val="en-US"/>
        </w:rPr>
        <w:t>p</w:t>
      </w:r>
      <w:r w:rsidR="00B305EF" w:rsidRPr="00B65D15">
        <w:rPr>
          <w:rFonts w:ascii="Times New Roman" w:hAnsi="Times New Roman" w:cs="Times New Roman"/>
          <w:sz w:val="24"/>
          <w:szCs w:val="24"/>
          <w:lang w:val="en-US"/>
        </w:rPr>
        <w:t xml:space="preserve"> &lt; 0.001</w:t>
      </w:r>
      <w:r w:rsidR="00B305EF" w:rsidRPr="00B65D15">
        <w:rPr>
          <w:rFonts w:ascii="Times New Roman" w:eastAsiaTheme="minorEastAsia" w:hAnsi="Times New Roman" w:cs="Times New Roman"/>
          <w:sz w:val="24"/>
          <w:szCs w:val="24"/>
          <w:lang w:val="en-US"/>
        </w:rPr>
        <w:t>)</w:t>
      </w:r>
      <w:r w:rsidRPr="00B65D15">
        <w:rPr>
          <w:rFonts w:ascii="Times New Roman" w:hAnsi="Times New Roman" w:cs="Times New Roman"/>
          <w:sz w:val="24"/>
          <w:szCs w:val="24"/>
          <w:lang w:val="en-US"/>
        </w:rPr>
        <w:t xml:space="preserve">, and </w:t>
      </w:r>
      <w:proofErr w:type="spellStart"/>
      <w:r w:rsidRPr="00B65D15">
        <w:rPr>
          <w:rFonts w:ascii="Times New Roman" w:eastAsiaTheme="minorEastAsia" w:hAnsi="Times New Roman" w:cs="Times New Roman"/>
          <w:sz w:val="24"/>
          <w:szCs w:val="24"/>
          <w:lang w:val="en-US"/>
        </w:rPr>
        <w:t>un</w:t>
      </w:r>
      <w:r w:rsidRPr="00B65D15">
        <w:rPr>
          <w:rFonts w:ascii="Times New Roman" w:hAnsi="Times New Roman" w:cs="Times New Roman"/>
          <w:sz w:val="24"/>
          <w:szCs w:val="24"/>
          <w:lang w:val="en-US"/>
        </w:rPr>
        <w:t>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w:t>
      </w:r>
      <w:r w:rsidR="00B305EF">
        <w:rPr>
          <w:rFonts w:ascii="Times New Roman" w:hAnsi="Times New Roman" w:cs="Times New Roman"/>
          <w:i/>
          <w:iCs/>
          <w:sz w:val="24"/>
          <w:szCs w:val="24"/>
          <w:lang w:val="en-US"/>
        </w:rPr>
        <w:t>D</w:t>
      </w:r>
      <w:r w:rsidR="00B305EF">
        <w:rPr>
          <w:rFonts w:ascii="Times New Roman" w:hAnsi="Times New Roman" w:cs="Times New Roman"/>
          <w:sz w:val="24"/>
          <w:szCs w:val="24"/>
          <w:lang w:val="en-US"/>
        </w:rPr>
        <w:t xml:space="preserve"> = 0.025,</w:t>
      </w:r>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p</w:t>
      </w:r>
      <w:r w:rsidRPr="00B65D15">
        <w:rPr>
          <w:rFonts w:ascii="Times New Roman" w:hAnsi="Times New Roman" w:cs="Times New Roman"/>
          <w:sz w:val="24"/>
          <w:szCs w:val="24"/>
          <w:lang w:val="en-US"/>
        </w:rPr>
        <w:t xml:space="preserve"> &lt; 0.001</w:t>
      </w:r>
      <w:r w:rsidRPr="00B65D15">
        <w:rPr>
          <w:rFonts w:ascii="Times New Roman" w:eastAsiaTheme="minorEastAsia" w:hAnsi="Times New Roman" w:cs="Times New Roman"/>
          <w:sz w:val="24"/>
          <w:szCs w:val="24"/>
          <w:lang w:val="en-US"/>
        </w:rPr>
        <w:t xml:space="preserve">). </w:t>
      </w:r>
      <w:r w:rsidR="007814CB">
        <w:rPr>
          <w:rFonts w:ascii="Times New Roman" w:eastAsiaTheme="minorEastAsia" w:hAnsi="Times New Roman" w:cs="Times New Roman"/>
          <w:sz w:val="24"/>
          <w:szCs w:val="24"/>
          <w:lang w:val="en-US"/>
        </w:rPr>
        <w:t>E</w:t>
      </w:r>
      <w:r w:rsidRPr="00B65D15">
        <w:rPr>
          <w:rFonts w:ascii="Times New Roman" w:eastAsiaTheme="minorEastAsia" w:hAnsi="Times New Roman" w:cs="Times New Roman"/>
          <w:sz w:val="24"/>
          <w:szCs w:val="24"/>
          <w:lang w:val="en-US"/>
        </w:rPr>
        <w:t xml:space="preserve">ffects on the shape of the dispersal kernel when using </w:t>
      </w:r>
      <w:r w:rsidRPr="00B65D15">
        <w:rPr>
          <w:rFonts w:ascii="Times New Roman" w:hAnsi="Times New Roman" w:cs="Times New Roman"/>
          <w:sz w:val="24"/>
          <w:szCs w:val="24"/>
          <w:lang w:val="en-US"/>
        </w:rPr>
        <w:t xml:space="preserve">the maximum </w:t>
      </w:r>
      <w:del w:id="196" w:author="Drees, Trevor" w:date="2023-04-09T16:33:00Z">
        <w:r w:rsidRPr="00B65D15" w:rsidDel="002F5E5D">
          <w:rPr>
            <w:rFonts w:ascii="Times New Roman" w:hAnsi="Times New Roman" w:cs="Times New Roman"/>
            <w:sz w:val="24"/>
            <w:szCs w:val="24"/>
            <w:lang w:val="en-US"/>
          </w:rPr>
          <w:delText xml:space="preserve">flower head </w:delText>
        </w:r>
      </w:del>
      <w:r w:rsidRPr="00B65D15">
        <w:rPr>
          <w:rFonts w:ascii="Times New Roman" w:hAnsi="Times New Roman" w:cs="Times New Roman"/>
          <w:sz w:val="24"/>
          <w:szCs w:val="24"/>
          <w:lang w:val="en-US"/>
        </w:rPr>
        <w:t>height instead of the distribution of flower head heights w</w:t>
      </w:r>
      <w:r w:rsidR="007139D8">
        <w:rPr>
          <w:rFonts w:ascii="Times New Roman" w:hAnsi="Times New Roman" w:cs="Times New Roman"/>
          <w:sz w:val="24"/>
          <w:szCs w:val="24"/>
          <w:lang w:val="en-US"/>
        </w:rPr>
        <w:t>ere</w:t>
      </w:r>
      <w:r w:rsidRPr="00B65D15">
        <w:rPr>
          <w:rFonts w:ascii="Times New Roman" w:hAnsi="Times New Roman" w:cs="Times New Roman"/>
          <w:sz w:val="24"/>
          <w:szCs w:val="24"/>
          <w:lang w:val="en-US"/>
        </w:rPr>
        <w:t xml:space="preserve"> </w:t>
      </w:r>
      <w:proofErr w:type="gramStart"/>
      <w:r w:rsidRPr="00B65D15">
        <w:rPr>
          <w:rFonts w:ascii="Times New Roman" w:hAnsi="Times New Roman" w:cs="Times New Roman"/>
          <w:sz w:val="24"/>
          <w:szCs w:val="24"/>
          <w:lang w:val="en-US"/>
        </w:rPr>
        <w:t>similar to</w:t>
      </w:r>
      <w:proofErr w:type="gramEnd"/>
      <w:r w:rsidRPr="00B65D15">
        <w:rPr>
          <w:rFonts w:ascii="Times New Roman" w:hAnsi="Times New Roman" w:cs="Times New Roman"/>
          <w:sz w:val="24"/>
          <w:szCs w:val="24"/>
          <w:lang w:val="en-US"/>
        </w:rPr>
        <w:t xml:space="preserve"> the effects of the warming treatment, as </w:t>
      </w:r>
      <w:r w:rsidRPr="00B65D15">
        <w:rPr>
          <w:rFonts w:ascii="Times New Roman" w:eastAsiaTheme="minorEastAsia" w:hAnsi="Times New Roman" w:cs="Times New Roman"/>
          <w:sz w:val="24"/>
          <w:szCs w:val="24"/>
          <w:lang w:val="en-US"/>
        </w:rPr>
        <w:t xml:space="preserve">lower peaks and fatter tails were present when using the maximum flower head height. However, though </w:t>
      </w:r>
      <w:r w:rsidRPr="00B65D15">
        <w:rPr>
          <w:rFonts w:ascii="Times New Roman" w:hAnsi="Times New Roman" w:cs="Times New Roman"/>
          <w:sz w:val="24"/>
          <w:szCs w:val="24"/>
          <w:lang w:val="en-US"/>
        </w:rPr>
        <w:t xml:space="preserve">Kolmogorov-Smirnov tests indicate that dispersal kernels constructed using the height distribution and dispersal kernels constructed using only the </w:t>
      </w:r>
      <w:r w:rsidRPr="00B65D15">
        <w:rPr>
          <w:rFonts w:ascii="Times New Roman" w:hAnsi="Times New Roman" w:cs="Times New Roman"/>
          <w:sz w:val="24"/>
          <w:szCs w:val="24"/>
          <w:lang w:val="en-US"/>
        </w:rPr>
        <w:lastRenderedPageBreak/>
        <w:t>maximum height</w:t>
      </w:r>
      <w:ins w:id="197" w:author="Drees, Trevor" w:date="2023-04-09T12:00: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are distinct,</w:t>
      </w:r>
      <w:r w:rsidRPr="00B65D15">
        <w:rPr>
          <w:rFonts w:ascii="Times New Roman" w:eastAsiaTheme="minorEastAsia" w:hAnsi="Times New Roman" w:cs="Times New Roman"/>
          <w:sz w:val="24"/>
          <w:szCs w:val="24"/>
          <w:lang w:val="en-US"/>
        </w:rPr>
        <w:t xml:space="preserve"> visual inspection of the kernels in Figure 4 suggest that the change in kernel shape is not as </w:t>
      </w:r>
      <w:del w:id="198" w:author="Drees, Trevor" w:date="2023-04-09T11:59:00Z">
        <w:r w:rsidRPr="00B65D15" w:rsidDel="00FE12ED">
          <w:rPr>
            <w:rFonts w:ascii="Times New Roman" w:eastAsiaTheme="minorEastAsia" w:hAnsi="Times New Roman" w:cs="Times New Roman"/>
            <w:sz w:val="24"/>
            <w:szCs w:val="24"/>
            <w:lang w:val="en-US"/>
          </w:rPr>
          <w:delText xml:space="preserve">noteworthy </w:delText>
        </w:r>
      </w:del>
      <w:ins w:id="199" w:author="Drees, Trevor" w:date="2023-04-09T11:59:00Z">
        <w:r w:rsidR="00FE12ED">
          <w:rPr>
            <w:rFonts w:ascii="Times New Roman" w:eastAsiaTheme="minorEastAsia" w:hAnsi="Times New Roman" w:cs="Times New Roman"/>
            <w:sz w:val="24"/>
            <w:szCs w:val="24"/>
            <w:lang w:val="en-US"/>
          </w:rPr>
          <w:t>obvious</w:t>
        </w:r>
        <w:r w:rsidR="00FE12ED" w:rsidRPr="00B65D15">
          <w:rPr>
            <w:rFonts w:ascii="Times New Roman" w:eastAsiaTheme="minorEastAsia" w:hAnsi="Times New Roman" w:cs="Times New Roman"/>
            <w:sz w:val="24"/>
            <w:szCs w:val="24"/>
            <w:lang w:val="en-US"/>
          </w:rPr>
          <w:t xml:space="preserve"> </w:t>
        </w:r>
      </w:ins>
      <w:r w:rsidRPr="00B65D15">
        <w:rPr>
          <w:rFonts w:ascii="Times New Roman" w:eastAsiaTheme="minorEastAsia" w:hAnsi="Times New Roman" w:cs="Times New Roman"/>
          <w:sz w:val="24"/>
          <w:szCs w:val="24"/>
          <w:lang w:val="en-US"/>
        </w:rPr>
        <w:t xml:space="preserve">as </w:t>
      </w:r>
      <w:del w:id="200" w:author="Drees, Trevor" w:date="2023-04-09T12:00:00Z">
        <w:r w:rsidRPr="00B65D15" w:rsidDel="00FE12ED">
          <w:rPr>
            <w:rFonts w:ascii="Times New Roman" w:eastAsiaTheme="minorEastAsia" w:hAnsi="Times New Roman" w:cs="Times New Roman"/>
            <w:sz w:val="24"/>
            <w:szCs w:val="24"/>
            <w:lang w:val="en-US"/>
          </w:rPr>
          <w:delText>the differences between</w:delText>
        </w:r>
      </w:del>
      <w:ins w:id="201" w:author="Drees, Trevor" w:date="2023-04-09T12:00:00Z">
        <w:r w:rsidR="00FE12ED">
          <w:rPr>
            <w:rFonts w:ascii="Times New Roman" w:eastAsiaTheme="minorEastAsia" w:hAnsi="Times New Roman" w:cs="Times New Roman"/>
            <w:sz w:val="24"/>
            <w:szCs w:val="24"/>
            <w:lang w:val="en-US"/>
          </w:rPr>
          <w:t>that observed when comparing</w:t>
        </w:r>
      </w:ins>
      <w:r w:rsidRPr="00B65D15">
        <w:rPr>
          <w:rFonts w:ascii="Times New Roman" w:eastAsiaTheme="minorEastAsia" w:hAnsi="Times New Roman" w:cs="Times New Roman"/>
          <w:sz w:val="24"/>
          <w:szCs w:val="24"/>
          <w:lang w:val="en-US"/>
        </w:rPr>
        <w:t xml:space="preserve"> warmed and </w:t>
      </w:r>
      <w:proofErr w:type="spellStart"/>
      <w:r w:rsidRPr="00B65D15">
        <w:rPr>
          <w:rFonts w:ascii="Times New Roman" w:eastAsiaTheme="minorEastAsia" w:hAnsi="Times New Roman" w:cs="Times New Roman"/>
          <w:sz w:val="24"/>
          <w:szCs w:val="24"/>
          <w:lang w:val="en-US"/>
        </w:rPr>
        <w:t>unwarmed</w:t>
      </w:r>
      <w:proofErr w:type="spellEnd"/>
      <w:r w:rsidRPr="00B65D15">
        <w:rPr>
          <w:rFonts w:ascii="Times New Roman" w:eastAsiaTheme="minorEastAsia" w:hAnsi="Times New Roman" w:cs="Times New Roman"/>
          <w:sz w:val="24"/>
          <w:szCs w:val="24"/>
          <w:lang w:val="en-US"/>
        </w:rPr>
        <w:t xml:space="preserve"> individuals </w:t>
      </w:r>
      <w:del w:id="202" w:author="Drees, Trevor" w:date="2023-04-09T12:00:00Z">
        <w:r w:rsidRPr="00B65D15" w:rsidDel="00FE12ED">
          <w:rPr>
            <w:rFonts w:ascii="Times New Roman" w:eastAsiaTheme="minorEastAsia" w:hAnsi="Times New Roman" w:cs="Times New Roman"/>
            <w:sz w:val="24"/>
            <w:szCs w:val="24"/>
            <w:lang w:val="en-US"/>
          </w:rPr>
          <w:delText xml:space="preserve">that is shown </w:delText>
        </w:r>
      </w:del>
      <w:r w:rsidRPr="00B65D15">
        <w:rPr>
          <w:rFonts w:ascii="Times New Roman" w:eastAsiaTheme="minorEastAsia" w:hAnsi="Times New Roman" w:cs="Times New Roman"/>
          <w:sz w:val="24"/>
          <w:szCs w:val="24"/>
          <w:lang w:val="en-US"/>
        </w:rPr>
        <w:t>in Figure 2.</w:t>
      </w:r>
    </w:p>
    <w:p w14:paraId="199332AB" w14:textId="7567F80E" w:rsidR="00E43B39" w:rsidRDefault="00E43B39" w:rsidP="00302615">
      <w:pPr>
        <w:spacing w:after="120" w:line="480" w:lineRule="auto"/>
        <w:ind w:firstLine="284"/>
        <w:rPr>
          <w:ins w:id="203" w:author="Drees, Trevor" w:date="2023-04-01T17:11:00Z"/>
          <w:rFonts w:ascii="Times New Roman" w:hAnsi="Times New Roman" w:cs="Times New Roman"/>
          <w:sz w:val="24"/>
          <w:szCs w:val="24"/>
          <w:lang w:val="en-US"/>
        </w:rPr>
      </w:pPr>
      <w:r w:rsidRPr="00B65D15">
        <w:rPr>
          <w:rFonts w:ascii="Times New Roman" w:hAnsi="Times New Roman" w:cs="Times New Roman"/>
          <w:sz w:val="24"/>
          <w:szCs w:val="24"/>
          <w:lang w:val="en-US"/>
        </w:rPr>
        <w:t>The frequency of longer-distance dispersal events was also affected when using the maximum flower head height</w:t>
      </w:r>
      <w:ins w:id="204" w:author="Drees, Trevor" w:date="2023-04-09T12:00:00Z">
        <w:r w:rsidR="00FE12ED">
          <w:rPr>
            <w:rFonts w:ascii="Times New Roman" w:hAnsi="Times New Roman" w:cs="Times New Roman"/>
            <w:sz w:val="24"/>
            <w:szCs w:val="24"/>
            <w:lang w:val="en-US"/>
          </w:rPr>
          <w:t xml:space="preserve"> as a point source</w:t>
        </w:r>
      </w:ins>
      <w:r w:rsidRPr="00B65D15">
        <w:rPr>
          <w:rFonts w:ascii="Times New Roman" w:hAnsi="Times New Roman" w:cs="Times New Roman"/>
          <w:sz w:val="24"/>
          <w:szCs w:val="24"/>
          <w:lang w:val="en-US"/>
        </w:rPr>
        <w:t xml:space="preserve"> instead of the flower head height distribution. Using maximum flower head height increased mean 95</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and 99</w:t>
      </w:r>
      <w:r w:rsidRPr="00B65D15">
        <w:rPr>
          <w:rFonts w:ascii="Times New Roman" w:hAnsi="Times New Roman" w:cs="Times New Roman"/>
          <w:sz w:val="24"/>
          <w:szCs w:val="24"/>
          <w:vertAlign w:val="superscript"/>
          <w:lang w:val="en-US"/>
        </w:rPr>
        <w:t>th</w:t>
      </w:r>
      <w:r w:rsidRPr="00B65D15">
        <w:rPr>
          <w:rFonts w:ascii="Times New Roman" w:hAnsi="Times New Roman" w:cs="Times New Roman"/>
          <w:sz w:val="24"/>
          <w:szCs w:val="24"/>
          <w:lang w:val="en-US"/>
        </w:rPr>
        <w:t xml:space="preserve"> percentile dispersal distances across the four combinations of species and warming treatment (</w:t>
      </w:r>
      <w:bookmarkStart w:id="205" w:name="_Hlk118572124"/>
      <w:r w:rsidR="002862B4" w:rsidRPr="00DF4607">
        <w:rPr>
          <w:rFonts w:ascii="Times New Roman" w:hAnsi="Times New Roman" w:cs="Times New Roman"/>
          <w:sz w:val="24"/>
          <w:szCs w:val="24"/>
          <w:lang w:val="en-US"/>
        </w:rPr>
        <w:t xml:space="preserve">Appendix </w:t>
      </w:r>
      <w:del w:id="206" w:author="Drees, Trevor" w:date="2023-04-01T17:05:00Z">
        <w:r w:rsidR="002862B4" w:rsidRPr="00DF4607" w:rsidDel="00FC0C7A">
          <w:rPr>
            <w:rFonts w:ascii="Times New Roman" w:hAnsi="Times New Roman" w:cs="Times New Roman"/>
            <w:sz w:val="24"/>
            <w:szCs w:val="24"/>
            <w:lang w:val="en-US"/>
          </w:rPr>
          <w:delText>S</w:delText>
        </w:r>
        <w:r w:rsidR="002862B4" w:rsidDel="00FC0C7A">
          <w:rPr>
            <w:rFonts w:ascii="Times New Roman" w:hAnsi="Times New Roman" w:cs="Times New Roman"/>
            <w:sz w:val="24"/>
            <w:szCs w:val="24"/>
            <w:lang w:val="en-US"/>
          </w:rPr>
          <w:delText>1</w:delText>
        </w:r>
      </w:del>
      <w:ins w:id="207" w:author="Drees, Trevor" w:date="2023-04-01T17:05:00Z">
        <w:r w:rsidR="00FC0C7A" w:rsidRPr="00DF4607">
          <w:rPr>
            <w:rFonts w:ascii="Times New Roman" w:hAnsi="Times New Roman" w:cs="Times New Roman"/>
            <w:sz w:val="24"/>
            <w:szCs w:val="24"/>
            <w:lang w:val="en-US"/>
          </w:rPr>
          <w:t>S</w:t>
        </w:r>
        <w:r w:rsidR="00FC0C7A">
          <w:rPr>
            <w:rFonts w:ascii="Times New Roman" w:hAnsi="Times New Roman" w:cs="Times New Roman"/>
            <w:sz w:val="24"/>
            <w:szCs w:val="24"/>
            <w:lang w:val="en-US"/>
          </w:rPr>
          <w:t>2</w:t>
        </w:r>
      </w:ins>
      <w:r w:rsidR="002862B4">
        <w:rPr>
          <w:rFonts w:ascii="Times New Roman" w:hAnsi="Times New Roman" w:cs="Times New Roman"/>
          <w:sz w:val="24"/>
          <w:szCs w:val="24"/>
          <w:lang w:val="en-US"/>
        </w:rPr>
        <w:t>,</w:t>
      </w:r>
      <w:r w:rsidR="002862B4" w:rsidRPr="00DF4607">
        <w:rPr>
          <w:rFonts w:ascii="Times New Roman" w:hAnsi="Times New Roman" w:cs="Times New Roman"/>
          <w:sz w:val="24"/>
          <w:szCs w:val="24"/>
          <w:lang w:val="en-US"/>
        </w:rPr>
        <w:t xml:space="preserve"> </w:t>
      </w:r>
      <w:r w:rsidR="002862B4">
        <w:rPr>
          <w:rFonts w:ascii="Times New Roman" w:hAnsi="Times New Roman" w:cs="Times New Roman"/>
          <w:sz w:val="24"/>
          <w:szCs w:val="24"/>
          <w:lang w:val="en-US"/>
        </w:rPr>
        <w:t>Table</w:t>
      </w:r>
      <w:r w:rsidR="002862B4" w:rsidRPr="00DF4607">
        <w:rPr>
          <w:rFonts w:ascii="Times New Roman" w:hAnsi="Times New Roman" w:cs="Times New Roman"/>
          <w:sz w:val="24"/>
          <w:szCs w:val="24"/>
          <w:lang w:val="en-US"/>
        </w:rPr>
        <w:t xml:space="preserve"> S</w:t>
      </w:r>
      <w:r w:rsidR="002862B4">
        <w:rPr>
          <w:rFonts w:ascii="Times New Roman" w:hAnsi="Times New Roman" w:cs="Times New Roman"/>
          <w:sz w:val="24"/>
          <w:szCs w:val="24"/>
          <w:lang w:val="en-US"/>
        </w:rPr>
        <w:t>2</w:t>
      </w:r>
      <w:bookmarkEnd w:id="205"/>
      <w:r w:rsidRPr="00B65D15">
        <w:rPr>
          <w:rFonts w:ascii="Times New Roman" w:hAnsi="Times New Roman" w:cs="Times New Roman"/>
          <w:sz w:val="24"/>
          <w:szCs w:val="24"/>
          <w:lang w:val="en-US"/>
        </w:rPr>
        <w:t xml:space="preserve">), though not by much </w:t>
      </w:r>
      <w:r w:rsidR="003F202D" w:rsidRPr="00B65D15">
        <w:rPr>
          <w:rFonts w:ascii="Times New Roman" w:hAnsi="Times New Roman" w:cs="Times New Roman"/>
          <w:sz w:val="24"/>
          <w:szCs w:val="24"/>
          <w:lang w:val="en-US"/>
        </w:rPr>
        <w:t>compared</w:t>
      </w:r>
      <w:r w:rsidRPr="00B65D15">
        <w:rPr>
          <w:rFonts w:ascii="Times New Roman" w:hAnsi="Times New Roman" w:cs="Times New Roman"/>
          <w:sz w:val="24"/>
          <w:szCs w:val="24"/>
          <w:lang w:val="en-US"/>
        </w:rPr>
        <w:t xml:space="preserve"> to the differences between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treatment groups when using the entire flower head height distribution. The probability of seeds exceeding a given dispersal distance is higher when using the maximum flower head height than when using the entire distribution of flower head heights (Figure 5) at lower distances, but </w:t>
      </w:r>
      <w:del w:id="208" w:author="Drees, Trevor" w:date="2023-04-09T12:06:00Z">
        <w:r w:rsidRPr="00B65D15" w:rsidDel="00FE12ED">
          <w:rPr>
            <w:rFonts w:ascii="Times New Roman" w:hAnsi="Times New Roman" w:cs="Times New Roman"/>
            <w:sz w:val="24"/>
            <w:szCs w:val="24"/>
            <w:lang w:val="en-US"/>
          </w:rPr>
          <w:delText>not necessarily</w:delText>
        </w:r>
      </w:del>
      <w:ins w:id="209" w:author="Drees, Trevor" w:date="2023-04-09T12:06:00Z">
        <w:r w:rsidR="00FE12ED">
          <w:rPr>
            <w:rFonts w:ascii="Times New Roman" w:hAnsi="Times New Roman" w:cs="Times New Roman"/>
            <w:sz w:val="24"/>
            <w:szCs w:val="24"/>
            <w:lang w:val="en-US"/>
          </w:rPr>
          <w:t>the uncertainty surrounding this trend increases dramatically</w:t>
        </w:r>
      </w:ins>
      <w:r w:rsidRPr="00B65D15">
        <w:rPr>
          <w:rFonts w:ascii="Times New Roman" w:hAnsi="Times New Roman" w:cs="Times New Roman"/>
          <w:sz w:val="24"/>
          <w:szCs w:val="24"/>
          <w:lang w:val="en-US"/>
        </w:rPr>
        <w:t xml:space="preserve"> at higher distances;</w:t>
      </w:r>
      <w:del w:id="210" w:author="Drees, Trevor" w:date="2023-04-09T12:06:00Z">
        <w:r w:rsidRPr="00B65D15" w:rsidDel="00FE12ED">
          <w:rPr>
            <w:rFonts w:ascii="Times New Roman" w:hAnsi="Times New Roman" w:cs="Times New Roman"/>
            <w:sz w:val="24"/>
            <w:szCs w:val="24"/>
            <w:lang w:val="en-US"/>
          </w:rPr>
          <w:delText xml:space="preserve"> this is due to the massive increase in uncertainty at higher dispersal distances,</w:delText>
        </w:r>
      </w:del>
      <w:r w:rsidRPr="00B65D15">
        <w:rPr>
          <w:rFonts w:ascii="Times New Roman" w:hAnsi="Times New Roman" w:cs="Times New Roman"/>
          <w:sz w:val="24"/>
          <w:szCs w:val="24"/>
          <w:lang w:val="en-US"/>
        </w:rPr>
        <w:t xml:space="preserve"> </w:t>
      </w:r>
      <w:del w:id="211" w:author="Drees, Trevor" w:date="2023-04-09T12:06:00Z">
        <w:r w:rsidRPr="00B65D15" w:rsidDel="00FE12ED">
          <w:rPr>
            <w:rFonts w:ascii="Times New Roman" w:hAnsi="Times New Roman" w:cs="Times New Roman"/>
            <w:sz w:val="24"/>
            <w:szCs w:val="24"/>
            <w:lang w:val="en-US"/>
          </w:rPr>
          <w:delText>causing inflation of</w:delText>
        </w:r>
      </w:del>
      <w:ins w:id="212" w:author="Drees, Trevor" w:date="2023-04-09T12:06:00Z">
        <w:r w:rsidR="00FE12ED">
          <w:rPr>
            <w:rFonts w:ascii="Times New Roman" w:hAnsi="Times New Roman" w:cs="Times New Roman"/>
            <w:sz w:val="24"/>
            <w:szCs w:val="24"/>
            <w:lang w:val="en-US"/>
          </w:rPr>
          <w:t>here, the</w:t>
        </w:r>
      </w:ins>
      <w:r w:rsidRPr="00B65D15">
        <w:rPr>
          <w:rFonts w:ascii="Times New Roman" w:hAnsi="Times New Roman" w:cs="Times New Roman"/>
          <w:sz w:val="24"/>
          <w:szCs w:val="24"/>
          <w:lang w:val="en-US"/>
        </w:rPr>
        <w:t xml:space="preserve"> bootstrap intervals </w:t>
      </w:r>
      <w:del w:id="213" w:author="Drees, Trevor" w:date="2023-04-09T12:06:00Z">
        <w:r w:rsidRPr="00B65D15" w:rsidDel="00FE12ED">
          <w:rPr>
            <w:rFonts w:ascii="Times New Roman" w:hAnsi="Times New Roman" w:cs="Times New Roman"/>
            <w:sz w:val="24"/>
            <w:szCs w:val="24"/>
            <w:lang w:val="en-US"/>
          </w:rPr>
          <w:delText xml:space="preserve">that </w:delText>
        </w:r>
      </w:del>
      <w:ins w:id="214" w:author="Drees, Trevor" w:date="2023-04-09T12:06:00Z">
        <w:r w:rsidR="00FE12ED">
          <w:rPr>
            <w:rFonts w:ascii="Times New Roman" w:hAnsi="Times New Roman" w:cs="Times New Roman"/>
            <w:sz w:val="24"/>
            <w:szCs w:val="24"/>
            <w:lang w:val="en-US"/>
          </w:rPr>
          <w:t>sometimes even</w:t>
        </w:r>
        <w:r w:rsidR="00FE12ED" w:rsidRPr="00B65D15">
          <w:rPr>
            <w:rFonts w:ascii="Times New Roman" w:hAnsi="Times New Roman" w:cs="Times New Roman"/>
            <w:sz w:val="24"/>
            <w:szCs w:val="24"/>
            <w:lang w:val="en-US"/>
          </w:rPr>
          <w:t xml:space="preserve"> </w:t>
        </w:r>
      </w:ins>
      <w:r w:rsidRPr="00B65D15">
        <w:rPr>
          <w:rFonts w:ascii="Times New Roman" w:hAnsi="Times New Roman" w:cs="Times New Roman"/>
          <w:sz w:val="24"/>
          <w:szCs w:val="24"/>
          <w:lang w:val="en-US"/>
        </w:rPr>
        <w:t>envelop</w:t>
      </w:r>
      <w:del w:id="215" w:author="Drees, Trevor" w:date="2023-04-09T12:07:00Z">
        <w:r w:rsidRPr="00B65D15" w:rsidDel="00FE12ED">
          <w:rPr>
            <w:rFonts w:ascii="Times New Roman" w:hAnsi="Times New Roman" w:cs="Times New Roman"/>
            <w:sz w:val="24"/>
            <w:szCs w:val="24"/>
            <w:lang w:val="en-US"/>
          </w:rPr>
          <w:delText>es</w:delText>
        </w:r>
      </w:del>
      <w:r w:rsidRPr="00B65D15">
        <w:rPr>
          <w:rFonts w:ascii="Times New Roman" w:hAnsi="Times New Roman" w:cs="Times New Roman"/>
          <w:sz w:val="24"/>
          <w:szCs w:val="24"/>
          <w:lang w:val="en-US"/>
        </w:rPr>
        <w:t xml:space="preserve"> the null risk ratio of 1 associated with no significant difference.</w:t>
      </w:r>
    </w:p>
    <w:p w14:paraId="17A932A0" w14:textId="1C848540" w:rsidR="00746A77" w:rsidRPr="00B65D15" w:rsidRDefault="00C14435" w:rsidP="00746A77">
      <w:pPr>
        <w:spacing w:after="120" w:line="480" w:lineRule="auto"/>
        <w:rPr>
          <w:ins w:id="216" w:author="Drees, Trevor" w:date="2023-04-01T17:11:00Z"/>
          <w:rFonts w:ascii="Times New Roman" w:hAnsi="Times New Roman" w:cs="Times New Roman"/>
          <w:b/>
          <w:bCs/>
          <w:i/>
          <w:iCs/>
          <w:sz w:val="24"/>
          <w:szCs w:val="24"/>
          <w:lang w:val="en-US"/>
        </w:rPr>
      </w:pPr>
      <w:ins w:id="217" w:author="Drees, Trevor" w:date="2023-04-09T13:19:00Z">
        <w:r>
          <w:rPr>
            <w:rFonts w:ascii="Times New Roman" w:eastAsiaTheme="minorEastAsia" w:hAnsi="Times New Roman" w:cs="Times New Roman"/>
            <w:b/>
            <w:bCs/>
            <w:i/>
            <w:iCs/>
            <w:sz w:val="24"/>
            <w:szCs w:val="24"/>
            <w:lang w:val="en-US"/>
          </w:rPr>
          <w:t>Spread</w:t>
        </w:r>
      </w:ins>
      <w:ins w:id="218" w:author="Drees, Trevor" w:date="2023-04-01T17:11:00Z">
        <w:r w:rsidR="00746A77">
          <w:rPr>
            <w:rFonts w:ascii="Times New Roman" w:eastAsiaTheme="minorEastAsia" w:hAnsi="Times New Roman" w:cs="Times New Roman"/>
            <w:b/>
            <w:bCs/>
            <w:i/>
            <w:iCs/>
            <w:sz w:val="24"/>
            <w:szCs w:val="24"/>
            <w:lang w:val="en-US"/>
          </w:rPr>
          <w:t xml:space="preserve"> </w:t>
        </w:r>
        <w:proofErr w:type="gramStart"/>
        <w:r w:rsidR="00746A77">
          <w:rPr>
            <w:rFonts w:ascii="Times New Roman" w:eastAsiaTheme="minorEastAsia" w:hAnsi="Times New Roman" w:cs="Times New Roman"/>
            <w:b/>
            <w:bCs/>
            <w:i/>
            <w:iCs/>
            <w:sz w:val="24"/>
            <w:szCs w:val="24"/>
            <w:lang w:val="en-US"/>
          </w:rPr>
          <w:t>rates</w:t>
        </w:r>
        <w:proofErr w:type="gramEnd"/>
      </w:ins>
    </w:p>
    <w:p w14:paraId="0B242589" w14:textId="1BA43545" w:rsidR="00746A77" w:rsidRPr="00B65D15" w:rsidRDefault="004903F7" w:rsidP="00451878">
      <w:pPr>
        <w:spacing w:after="120" w:line="480" w:lineRule="auto"/>
        <w:ind w:firstLine="284"/>
        <w:rPr>
          <w:rFonts w:ascii="Times New Roman" w:hAnsi="Times New Roman" w:cs="Times New Roman"/>
          <w:sz w:val="24"/>
          <w:szCs w:val="24"/>
          <w:lang w:val="en-US"/>
        </w:rPr>
      </w:pPr>
      <w:ins w:id="219" w:author="Drees, Trevor" w:date="2023-04-08T22:25:00Z">
        <w:r>
          <w:rPr>
            <w:rFonts w:ascii="Times New Roman" w:hAnsi="Times New Roman" w:cs="Times New Roman"/>
            <w:sz w:val="24"/>
            <w:szCs w:val="24"/>
            <w:lang w:val="en-US"/>
          </w:rPr>
          <w:t>Warming-induced s</w:t>
        </w:r>
        <w:r w:rsidRPr="00B65D15">
          <w:rPr>
            <w:rFonts w:ascii="Times New Roman" w:hAnsi="Times New Roman" w:cs="Times New Roman"/>
            <w:sz w:val="24"/>
            <w:szCs w:val="24"/>
            <w:lang w:val="en-US"/>
          </w:rPr>
          <w:t>hifts in the distributions of</w:t>
        </w:r>
      </w:ins>
      <w:ins w:id="220" w:author="Drees, Trevor" w:date="2023-04-08T22:26:00Z">
        <w:r>
          <w:rPr>
            <w:rFonts w:ascii="Times New Roman" w:hAnsi="Times New Roman" w:cs="Times New Roman"/>
            <w:sz w:val="24"/>
            <w:szCs w:val="24"/>
            <w:lang w:val="en-US"/>
          </w:rPr>
          <w:t xml:space="preserve"> </w:t>
        </w:r>
        <w:r>
          <w:rPr>
            <w:rFonts w:ascii="Times New Roman" w:hAnsi="Times New Roman" w:cs="Times New Roman"/>
            <w:i/>
            <w:iCs/>
            <w:sz w:val="24"/>
            <w:szCs w:val="24"/>
            <w:lang w:val="en-US"/>
          </w:rPr>
          <w:t>C. nutans</w:t>
        </w:r>
      </w:ins>
      <w:ins w:id="221" w:author="Drees, Trevor" w:date="2023-04-08T22:25:00Z">
        <w:r w:rsidRPr="00B65D15">
          <w:rPr>
            <w:rFonts w:ascii="Times New Roman" w:hAnsi="Times New Roman" w:cs="Times New Roman"/>
            <w:sz w:val="24"/>
            <w:szCs w:val="24"/>
            <w:lang w:val="en-US"/>
          </w:rPr>
          <w:t xml:space="preserve"> flower head height</w:t>
        </w:r>
        <w:r>
          <w:rPr>
            <w:rFonts w:ascii="Times New Roman" w:hAnsi="Times New Roman" w:cs="Times New Roman"/>
            <w:sz w:val="24"/>
            <w:szCs w:val="24"/>
            <w:lang w:val="en-US"/>
          </w:rPr>
          <w:t xml:space="preserve"> resulted in </w:t>
        </w:r>
        <w:r w:rsidRPr="00DB1B4C">
          <w:rPr>
            <w:rFonts w:ascii="Times New Roman" w:hAnsi="Times New Roman" w:cs="Times New Roman"/>
            <w:sz w:val="24"/>
            <w:szCs w:val="24"/>
            <w:lang w:val="en-US"/>
          </w:rPr>
          <w:t>increased</w:t>
        </w:r>
      </w:ins>
      <w:ins w:id="222" w:author="Drees, Trevor" w:date="2023-04-08T22:31:00Z">
        <w:r w:rsidR="001120E1" w:rsidRPr="00DB1B4C">
          <w:rPr>
            <w:rFonts w:ascii="Times New Roman" w:hAnsi="Times New Roman" w:cs="Times New Roman"/>
            <w:sz w:val="24"/>
            <w:szCs w:val="24"/>
            <w:lang w:val="en-US"/>
          </w:rPr>
          <w:t xml:space="preserve"> median</w:t>
        </w:r>
      </w:ins>
      <w:ins w:id="223" w:author="Drees, Trevor" w:date="2023-04-08T22:26:00Z">
        <w:r w:rsidRPr="00DB1B4C">
          <w:rPr>
            <w:rFonts w:ascii="Times New Roman" w:hAnsi="Times New Roman" w:cs="Times New Roman"/>
            <w:sz w:val="24"/>
            <w:szCs w:val="24"/>
            <w:lang w:val="en-US"/>
          </w:rPr>
          <w:t xml:space="preserve"> </w:t>
        </w:r>
      </w:ins>
      <w:ins w:id="224" w:author="Drees, Trevor" w:date="2023-04-09T13:19:00Z">
        <w:r w:rsidR="00C14435" w:rsidRPr="00DB1B4C">
          <w:rPr>
            <w:rFonts w:ascii="Times New Roman" w:hAnsi="Times New Roman" w:cs="Times New Roman"/>
            <w:sz w:val="24"/>
            <w:szCs w:val="24"/>
            <w:lang w:val="en-US"/>
          </w:rPr>
          <w:t>spread</w:t>
        </w:r>
      </w:ins>
      <w:ins w:id="225" w:author="Drees, Trevor" w:date="2023-04-08T22:26:00Z">
        <w:r w:rsidRPr="00DB1B4C">
          <w:rPr>
            <w:rFonts w:ascii="Times New Roman" w:hAnsi="Times New Roman" w:cs="Times New Roman"/>
            <w:sz w:val="24"/>
            <w:szCs w:val="24"/>
            <w:lang w:val="en-US"/>
          </w:rPr>
          <w:t xml:space="preserve"> rates, with an approximately </w:t>
        </w:r>
      </w:ins>
      <w:ins w:id="226" w:author="Drees, Trevor" w:date="2023-04-10T19:01:00Z">
        <w:r w:rsidR="009066D7" w:rsidRPr="00DB1B4C">
          <w:rPr>
            <w:rFonts w:ascii="Times New Roman" w:hAnsi="Times New Roman" w:cs="Times New Roman"/>
            <w:sz w:val="24"/>
            <w:szCs w:val="24"/>
            <w:lang w:val="en-US"/>
            <w:rPrChange w:id="227" w:author="Drees, Trevor" w:date="2023-04-10T19:24:00Z">
              <w:rPr>
                <w:rFonts w:ascii="Times New Roman" w:hAnsi="Times New Roman" w:cs="Times New Roman"/>
                <w:sz w:val="24"/>
                <w:szCs w:val="24"/>
                <w:highlight w:val="yellow"/>
                <w:lang w:val="en-US"/>
              </w:rPr>
            </w:rPrChange>
          </w:rPr>
          <w:t>20.9</w:t>
        </w:r>
      </w:ins>
      <w:ins w:id="228" w:author="Drees, Trevor" w:date="2023-04-08T22:26:00Z">
        <w:r w:rsidRPr="00DB1B4C">
          <w:rPr>
            <w:rFonts w:ascii="Times New Roman" w:hAnsi="Times New Roman" w:cs="Times New Roman"/>
            <w:sz w:val="24"/>
            <w:szCs w:val="24"/>
            <w:lang w:val="en-US"/>
          </w:rPr>
          <w:t xml:space="preserve">% increase from </w:t>
        </w:r>
      </w:ins>
      <w:ins w:id="229" w:author="Drees, Trevor" w:date="2023-04-10T19:00:00Z">
        <w:r w:rsidR="009066D7" w:rsidRPr="00DB1B4C">
          <w:rPr>
            <w:rFonts w:ascii="Times New Roman" w:hAnsi="Times New Roman" w:cs="Times New Roman"/>
            <w:sz w:val="24"/>
            <w:szCs w:val="24"/>
            <w:lang w:val="en-US"/>
            <w:rPrChange w:id="230" w:author="Drees, Trevor" w:date="2023-04-10T19:24:00Z">
              <w:rPr>
                <w:rFonts w:ascii="Times New Roman" w:hAnsi="Times New Roman" w:cs="Times New Roman"/>
                <w:sz w:val="24"/>
                <w:szCs w:val="24"/>
                <w:highlight w:val="yellow"/>
                <w:lang w:val="en-US"/>
              </w:rPr>
            </w:rPrChange>
          </w:rPr>
          <w:t>55.17</w:t>
        </w:r>
      </w:ins>
      <w:ins w:id="231" w:author="Drees, Trevor" w:date="2023-04-08T22:26:00Z">
        <w:r w:rsidRPr="00DB1B4C">
          <w:rPr>
            <w:rFonts w:ascii="Times New Roman" w:hAnsi="Times New Roman" w:cs="Times New Roman"/>
            <w:sz w:val="24"/>
            <w:szCs w:val="24"/>
            <w:lang w:val="en-US"/>
          </w:rPr>
          <w:t xml:space="preserve"> m/</w:t>
        </w:r>
        <w:proofErr w:type="spellStart"/>
        <w:r w:rsidRPr="00DB1B4C">
          <w:rPr>
            <w:rFonts w:ascii="Times New Roman" w:hAnsi="Times New Roman" w:cs="Times New Roman"/>
            <w:sz w:val="24"/>
            <w:szCs w:val="24"/>
            <w:lang w:val="en-US"/>
          </w:rPr>
          <w:t>yr</w:t>
        </w:r>
        <w:proofErr w:type="spellEnd"/>
        <w:r w:rsidRPr="00DB1B4C">
          <w:rPr>
            <w:rFonts w:ascii="Times New Roman" w:hAnsi="Times New Roman" w:cs="Times New Roman"/>
            <w:sz w:val="24"/>
            <w:szCs w:val="24"/>
            <w:lang w:val="en-US"/>
          </w:rPr>
          <w:t xml:space="preserve"> to </w:t>
        </w:r>
      </w:ins>
      <w:ins w:id="232" w:author="Drees, Trevor" w:date="2023-04-10T19:00:00Z">
        <w:r w:rsidR="009066D7" w:rsidRPr="00DB1B4C">
          <w:rPr>
            <w:rFonts w:ascii="Times New Roman" w:hAnsi="Times New Roman" w:cs="Times New Roman"/>
            <w:sz w:val="24"/>
            <w:szCs w:val="24"/>
            <w:lang w:val="en-US"/>
            <w:rPrChange w:id="233" w:author="Drees, Trevor" w:date="2023-04-10T19:24:00Z">
              <w:rPr>
                <w:rFonts w:ascii="Times New Roman" w:hAnsi="Times New Roman" w:cs="Times New Roman"/>
                <w:sz w:val="24"/>
                <w:szCs w:val="24"/>
                <w:highlight w:val="yellow"/>
                <w:lang w:val="en-US"/>
              </w:rPr>
            </w:rPrChange>
          </w:rPr>
          <w:t>66.71</w:t>
        </w:r>
      </w:ins>
      <w:ins w:id="234" w:author="Drees, Trevor" w:date="2023-04-08T22:26:00Z">
        <w:r w:rsidRPr="00DB1B4C">
          <w:rPr>
            <w:rFonts w:ascii="Times New Roman" w:hAnsi="Times New Roman" w:cs="Times New Roman"/>
            <w:sz w:val="24"/>
            <w:szCs w:val="24"/>
            <w:lang w:val="en-US"/>
          </w:rPr>
          <w:t xml:space="preserve"> m/yr.</w:t>
        </w:r>
      </w:ins>
      <w:ins w:id="235" w:author="Drees, Trevor" w:date="2023-04-08T22:27:00Z">
        <w:r w:rsidRPr="00DB1B4C">
          <w:rPr>
            <w:rFonts w:ascii="Times New Roman" w:hAnsi="Times New Roman" w:cs="Times New Roman"/>
            <w:sz w:val="24"/>
            <w:szCs w:val="24"/>
            <w:lang w:val="en-US"/>
          </w:rPr>
          <w:t xml:space="preserve"> </w:t>
        </w:r>
      </w:ins>
      <w:ins w:id="236" w:author="Drees, Trevor" w:date="2023-04-08T22:28:00Z">
        <w:r w:rsidRPr="00DB1B4C">
          <w:rPr>
            <w:rFonts w:ascii="Times New Roman" w:hAnsi="Times New Roman" w:cs="Times New Roman"/>
            <w:sz w:val="24"/>
            <w:szCs w:val="24"/>
            <w:lang w:val="en-US"/>
          </w:rPr>
          <w:t xml:space="preserve">When also accounting for other demographic changes caused by increased growing temperatures </w:t>
        </w:r>
      </w:ins>
      <w:ins w:id="237" w:author="Drees, Trevor" w:date="2023-04-08T22:30:00Z">
        <w:r w:rsidR="001120E1" w:rsidRPr="00DB1B4C">
          <w:rPr>
            <w:rFonts w:ascii="Times New Roman" w:hAnsi="Times New Roman" w:cs="Times New Roman"/>
            <w:sz w:val="24"/>
            <w:szCs w:val="24"/>
            <w:lang w:val="en-US"/>
          </w:rPr>
          <w:t xml:space="preserve">in addition to the height increases, </w:t>
        </w:r>
      </w:ins>
      <w:ins w:id="238" w:author="Drees, Trevor" w:date="2023-04-08T22:31:00Z">
        <w:r w:rsidR="001120E1" w:rsidRPr="00DB1B4C">
          <w:rPr>
            <w:rFonts w:ascii="Times New Roman" w:hAnsi="Times New Roman" w:cs="Times New Roman"/>
            <w:sz w:val="24"/>
            <w:szCs w:val="24"/>
            <w:lang w:val="en-US"/>
          </w:rPr>
          <w:t>we observed an even larger increase</w:t>
        </w:r>
      </w:ins>
      <w:ins w:id="239" w:author="Drees, Trevor" w:date="2023-04-08T22:35:00Z">
        <w:r w:rsidR="001120E1" w:rsidRPr="00DB1B4C">
          <w:rPr>
            <w:rFonts w:ascii="Times New Roman" w:hAnsi="Times New Roman" w:cs="Times New Roman"/>
            <w:sz w:val="24"/>
            <w:szCs w:val="24"/>
            <w:lang w:val="en-US"/>
          </w:rPr>
          <w:t xml:space="preserve"> in median </w:t>
        </w:r>
      </w:ins>
      <w:ins w:id="240" w:author="Drees, Trevor" w:date="2023-04-09T13:19:00Z">
        <w:r w:rsidR="00C14435" w:rsidRPr="00DB1B4C">
          <w:rPr>
            <w:rFonts w:ascii="Times New Roman" w:hAnsi="Times New Roman" w:cs="Times New Roman"/>
            <w:sz w:val="24"/>
            <w:szCs w:val="24"/>
            <w:lang w:val="en-US"/>
          </w:rPr>
          <w:t>spread rate</w:t>
        </w:r>
      </w:ins>
      <w:ins w:id="241" w:author="Drees, Trevor" w:date="2023-04-08T22:31:00Z">
        <w:r w:rsidR="001120E1" w:rsidRPr="00DB1B4C">
          <w:rPr>
            <w:rFonts w:ascii="Times New Roman" w:hAnsi="Times New Roman" w:cs="Times New Roman"/>
            <w:sz w:val="24"/>
            <w:szCs w:val="24"/>
            <w:lang w:val="en-US"/>
          </w:rPr>
          <w:t xml:space="preserve"> of </w:t>
        </w:r>
        <w:r w:rsidR="001120E1" w:rsidRPr="00DB1B4C">
          <w:rPr>
            <w:rFonts w:ascii="Times New Roman" w:hAnsi="Times New Roman" w:cs="Times New Roman"/>
            <w:sz w:val="24"/>
            <w:szCs w:val="24"/>
            <w:lang w:val="en-US"/>
          </w:rPr>
          <w:t xml:space="preserve">approximately </w:t>
        </w:r>
      </w:ins>
      <w:ins w:id="242" w:author="Drees, Trevor" w:date="2023-04-10T19:02:00Z">
        <w:r w:rsidR="009066D7" w:rsidRPr="00DB1B4C">
          <w:rPr>
            <w:rFonts w:ascii="Times New Roman" w:hAnsi="Times New Roman" w:cs="Times New Roman"/>
            <w:sz w:val="24"/>
            <w:szCs w:val="24"/>
            <w:lang w:val="en-US"/>
            <w:rPrChange w:id="243" w:author="Drees, Trevor" w:date="2023-04-10T19:24:00Z">
              <w:rPr>
                <w:rFonts w:ascii="Times New Roman" w:hAnsi="Times New Roman" w:cs="Times New Roman"/>
                <w:sz w:val="24"/>
                <w:szCs w:val="24"/>
                <w:highlight w:val="yellow"/>
                <w:lang w:val="en-US"/>
              </w:rPr>
            </w:rPrChange>
          </w:rPr>
          <w:t>42.2</w:t>
        </w:r>
      </w:ins>
      <w:ins w:id="244" w:author="Drees, Trevor" w:date="2023-04-08T22:31:00Z">
        <w:r w:rsidR="001120E1" w:rsidRPr="00DB1B4C">
          <w:rPr>
            <w:rFonts w:ascii="Times New Roman" w:hAnsi="Times New Roman" w:cs="Times New Roman"/>
            <w:sz w:val="24"/>
            <w:szCs w:val="24"/>
            <w:lang w:val="en-US"/>
            <w:rPrChange w:id="245" w:author="Drees, Trevor" w:date="2023-04-10T19:24:00Z">
              <w:rPr>
                <w:rFonts w:ascii="Times New Roman" w:hAnsi="Times New Roman" w:cs="Times New Roman"/>
                <w:sz w:val="24"/>
                <w:szCs w:val="24"/>
                <w:highlight w:val="yellow"/>
                <w:lang w:val="en-US"/>
              </w:rPr>
            </w:rPrChange>
          </w:rPr>
          <w:t>%</w:t>
        </w:r>
        <w:r w:rsidR="001120E1" w:rsidRPr="00DB1B4C">
          <w:rPr>
            <w:rFonts w:ascii="Times New Roman" w:hAnsi="Times New Roman" w:cs="Times New Roman"/>
            <w:sz w:val="24"/>
            <w:szCs w:val="24"/>
            <w:lang w:val="en-US"/>
          </w:rPr>
          <w:t xml:space="preserve"> to </w:t>
        </w:r>
      </w:ins>
      <w:ins w:id="246" w:author="Drees, Trevor" w:date="2023-04-10T19:01:00Z">
        <w:r w:rsidR="009066D7" w:rsidRPr="00DB1B4C">
          <w:rPr>
            <w:rFonts w:ascii="Times New Roman" w:hAnsi="Times New Roman" w:cs="Times New Roman"/>
            <w:sz w:val="24"/>
            <w:szCs w:val="24"/>
            <w:lang w:val="en-US"/>
            <w:rPrChange w:id="247" w:author="Drees, Trevor" w:date="2023-04-10T19:24:00Z">
              <w:rPr>
                <w:rFonts w:ascii="Times New Roman" w:hAnsi="Times New Roman" w:cs="Times New Roman"/>
                <w:sz w:val="24"/>
                <w:szCs w:val="24"/>
                <w:highlight w:val="yellow"/>
                <w:lang w:val="en-US"/>
              </w:rPr>
            </w:rPrChange>
          </w:rPr>
          <w:t>78.46</w:t>
        </w:r>
      </w:ins>
      <w:ins w:id="248" w:author="Drees, Trevor" w:date="2023-04-08T22:31:00Z">
        <w:r w:rsidR="001120E1" w:rsidRPr="00DB1B4C">
          <w:rPr>
            <w:rFonts w:ascii="Times New Roman" w:hAnsi="Times New Roman" w:cs="Times New Roman"/>
            <w:sz w:val="24"/>
            <w:szCs w:val="24"/>
            <w:lang w:val="en-US"/>
            <w:rPrChange w:id="249" w:author="Drees, Trevor" w:date="2023-04-10T19:24:00Z">
              <w:rPr>
                <w:rFonts w:ascii="Times New Roman" w:hAnsi="Times New Roman" w:cs="Times New Roman"/>
                <w:sz w:val="24"/>
                <w:szCs w:val="24"/>
                <w:highlight w:val="yellow"/>
                <w:lang w:val="en-US"/>
              </w:rPr>
            </w:rPrChange>
          </w:rPr>
          <w:t xml:space="preserve"> m/yr</w:t>
        </w:r>
        <w:r w:rsidR="001120E1" w:rsidRPr="00DB1B4C">
          <w:rPr>
            <w:rFonts w:ascii="Times New Roman" w:hAnsi="Times New Roman" w:cs="Times New Roman"/>
            <w:sz w:val="24"/>
            <w:szCs w:val="24"/>
            <w:lang w:val="en-US"/>
          </w:rPr>
          <w:t>.</w:t>
        </w:r>
      </w:ins>
      <w:ins w:id="250" w:author="Drees, Trevor" w:date="2023-04-10T20:33:00Z">
        <w:r w:rsidR="00446C96">
          <w:rPr>
            <w:rFonts w:ascii="Times New Roman" w:hAnsi="Times New Roman" w:cs="Times New Roman"/>
            <w:sz w:val="24"/>
            <w:szCs w:val="24"/>
            <w:lang w:val="en-US"/>
          </w:rPr>
          <w:t xml:space="preserve"> </w:t>
        </w:r>
      </w:ins>
      <w:ins w:id="251" w:author="Drees, Trevor" w:date="2023-04-10T20:32:00Z">
        <w:r w:rsidR="00446C96">
          <w:rPr>
            <w:rFonts w:ascii="Times New Roman" w:hAnsi="Times New Roman" w:cs="Times New Roman"/>
            <w:sz w:val="24"/>
            <w:szCs w:val="24"/>
            <w:lang w:val="en-US"/>
          </w:rPr>
          <w:t xml:space="preserve">Warming-induced increases were similar when using the </w:t>
        </w:r>
        <w:r w:rsidR="00446C96" w:rsidRPr="00DB1B4C">
          <w:rPr>
            <w:rFonts w:ascii="Times New Roman" w:hAnsi="Times New Roman" w:cs="Times New Roman"/>
            <w:sz w:val="24"/>
            <w:szCs w:val="24"/>
            <w:lang w:val="en-US"/>
          </w:rPr>
          <w:t>mean maximum flower head height as a point source</w:t>
        </w:r>
        <w:r w:rsidR="00446C96">
          <w:rPr>
            <w:rFonts w:ascii="Times New Roman" w:hAnsi="Times New Roman" w:cs="Times New Roman"/>
            <w:sz w:val="24"/>
            <w:szCs w:val="24"/>
            <w:lang w:val="en-US"/>
          </w:rPr>
          <w:t>, at 19.4% and 40.2%, respectively.</w:t>
        </w:r>
      </w:ins>
      <w:ins w:id="252" w:author="Drees, Trevor" w:date="2023-04-09T12:23:00Z">
        <w:r w:rsidR="00451878" w:rsidRPr="00DB1B4C">
          <w:rPr>
            <w:rFonts w:ascii="Times New Roman" w:hAnsi="Times New Roman" w:cs="Times New Roman"/>
            <w:sz w:val="24"/>
            <w:szCs w:val="24"/>
            <w:lang w:val="en-US"/>
          </w:rPr>
          <w:t xml:space="preserve"> </w:t>
        </w:r>
      </w:ins>
      <w:ins w:id="253" w:author="Drees, Trevor" w:date="2023-04-08T22:54:00Z">
        <w:r w:rsidR="00C472F5" w:rsidRPr="00DB1B4C">
          <w:rPr>
            <w:rFonts w:ascii="Times New Roman" w:hAnsi="Times New Roman" w:cs="Times New Roman"/>
            <w:sz w:val="24"/>
            <w:szCs w:val="24"/>
            <w:lang w:val="en-US"/>
          </w:rPr>
          <w:t xml:space="preserve">Using </w:t>
        </w:r>
      </w:ins>
      <w:ins w:id="254" w:author="Drees, Trevor" w:date="2023-04-10T20:32:00Z">
        <w:r w:rsidR="00446C96">
          <w:rPr>
            <w:rFonts w:ascii="Times New Roman" w:hAnsi="Times New Roman" w:cs="Times New Roman"/>
            <w:sz w:val="24"/>
            <w:szCs w:val="24"/>
            <w:lang w:val="en-US"/>
          </w:rPr>
          <w:t>the maximum h</w:t>
        </w:r>
      </w:ins>
      <w:ins w:id="255" w:author="Drees, Trevor" w:date="2023-04-10T20:33:00Z">
        <w:r w:rsidR="00446C96">
          <w:rPr>
            <w:rFonts w:ascii="Times New Roman" w:hAnsi="Times New Roman" w:cs="Times New Roman"/>
            <w:sz w:val="24"/>
            <w:szCs w:val="24"/>
            <w:lang w:val="en-US"/>
          </w:rPr>
          <w:t>eight rather than the distribution</w:t>
        </w:r>
      </w:ins>
      <w:ins w:id="256" w:author="Drees, Trevor" w:date="2023-04-08T22:54:00Z">
        <w:r w:rsidR="00C472F5" w:rsidRPr="00DB1B4C">
          <w:rPr>
            <w:rFonts w:ascii="Times New Roman" w:hAnsi="Times New Roman" w:cs="Times New Roman"/>
            <w:sz w:val="24"/>
            <w:szCs w:val="24"/>
            <w:lang w:val="en-US"/>
          </w:rPr>
          <w:t xml:space="preserve"> resulted </w:t>
        </w:r>
      </w:ins>
      <w:ins w:id="257" w:author="Drees, Trevor" w:date="2023-04-10T20:33:00Z">
        <w:r w:rsidR="00446C96">
          <w:rPr>
            <w:rFonts w:ascii="Times New Roman" w:hAnsi="Times New Roman" w:cs="Times New Roman"/>
            <w:sz w:val="24"/>
            <w:szCs w:val="24"/>
            <w:lang w:val="en-US"/>
          </w:rPr>
          <w:t>spread rates that were</w:t>
        </w:r>
      </w:ins>
      <w:ins w:id="258" w:author="Drees, Trevor" w:date="2023-04-10T19:21:00Z">
        <w:r w:rsidR="00DD6BAF" w:rsidRPr="00DB1B4C">
          <w:rPr>
            <w:rFonts w:ascii="Times New Roman" w:hAnsi="Times New Roman" w:cs="Times New Roman"/>
            <w:sz w:val="24"/>
            <w:szCs w:val="24"/>
            <w:lang w:val="en-US"/>
          </w:rPr>
          <w:t xml:space="preserve"> </w:t>
        </w:r>
      </w:ins>
      <w:ins w:id="259" w:author="Drees, Trevor" w:date="2023-04-10T19:23:00Z">
        <w:r w:rsidR="00DB1B4C" w:rsidRPr="00DB1B4C">
          <w:rPr>
            <w:rFonts w:ascii="Times New Roman" w:hAnsi="Times New Roman" w:cs="Times New Roman"/>
            <w:sz w:val="24"/>
            <w:szCs w:val="24"/>
            <w:lang w:val="en-US"/>
            <w:rPrChange w:id="260" w:author="Drees, Trevor" w:date="2023-04-10T19:24:00Z">
              <w:rPr>
                <w:rFonts w:ascii="Times New Roman" w:hAnsi="Times New Roman" w:cs="Times New Roman"/>
                <w:sz w:val="24"/>
                <w:szCs w:val="24"/>
                <w:highlight w:val="yellow"/>
                <w:lang w:val="en-US"/>
              </w:rPr>
            </w:rPrChange>
          </w:rPr>
          <w:t>28.5</w:t>
        </w:r>
      </w:ins>
      <w:ins w:id="261" w:author="Drees, Trevor" w:date="2023-04-08T22:55:00Z">
        <w:r w:rsidR="00C472F5" w:rsidRPr="00DB1B4C">
          <w:rPr>
            <w:rFonts w:ascii="Times New Roman" w:hAnsi="Times New Roman" w:cs="Times New Roman"/>
            <w:sz w:val="24"/>
            <w:szCs w:val="24"/>
            <w:lang w:val="en-US"/>
            <w:rPrChange w:id="262" w:author="Drees, Trevor" w:date="2023-04-10T19:24:00Z">
              <w:rPr>
                <w:rFonts w:ascii="Times New Roman" w:hAnsi="Times New Roman" w:cs="Times New Roman"/>
                <w:sz w:val="24"/>
                <w:szCs w:val="24"/>
                <w:highlight w:val="yellow"/>
                <w:lang w:val="en-US"/>
              </w:rPr>
            </w:rPrChange>
          </w:rPr>
          <w:t>%</w:t>
        </w:r>
      </w:ins>
      <w:ins w:id="263" w:author="Drees, Trevor" w:date="2023-04-10T20:33:00Z">
        <w:r w:rsidR="00446C96">
          <w:rPr>
            <w:rFonts w:ascii="Times New Roman" w:hAnsi="Times New Roman" w:cs="Times New Roman"/>
            <w:sz w:val="24"/>
            <w:szCs w:val="24"/>
            <w:lang w:val="en-US"/>
          </w:rPr>
          <w:t xml:space="preserve"> higher</w:t>
        </w:r>
      </w:ins>
      <w:ins w:id="264" w:author="Drees, Trevor" w:date="2023-04-08T22:55:00Z">
        <w:r w:rsidR="00C472F5" w:rsidRPr="00DB1B4C">
          <w:rPr>
            <w:rFonts w:ascii="Times New Roman" w:hAnsi="Times New Roman" w:cs="Times New Roman"/>
            <w:sz w:val="24"/>
            <w:szCs w:val="24"/>
            <w:lang w:val="en-US"/>
          </w:rPr>
          <w:t xml:space="preserve"> </w:t>
        </w:r>
      </w:ins>
      <w:ins w:id="265" w:author="Drees, Trevor" w:date="2023-04-10T19:21:00Z">
        <w:r w:rsidR="00DD6BAF" w:rsidRPr="00DB1B4C">
          <w:rPr>
            <w:rFonts w:ascii="Times New Roman" w:hAnsi="Times New Roman" w:cs="Times New Roman"/>
            <w:sz w:val="24"/>
            <w:szCs w:val="24"/>
            <w:lang w:val="en-US"/>
          </w:rPr>
          <w:t xml:space="preserve">for </w:t>
        </w:r>
        <w:proofErr w:type="spellStart"/>
        <w:r w:rsidR="00DD6BAF" w:rsidRPr="00DB1B4C">
          <w:rPr>
            <w:rFonts w:ascii="Times New Roman" w:hAnsi="Times New Roman" w:cs="Times New Roman"/>
            <w:sz w:val="24"/>
            <w:szCs w:val="24"/>
            <w:lang w:val="en-US"/>
          </w:rPr>
          <w:t>unwarmed</w:t>
        </w:r>
        <w:proofErr w:type="spellEnd"/>
        <w:r w:rsidR="00DD6BAF" w:rsidRPr="00DB1B4C">
          <w:rPr>
            <w:rFonts w:ascii="Times New Roman" w:hAnsi="Times New Roman" w:cs="Times New Roman"/>
            <w:sz w:val="24"/>
            <w:szCs w:val="24"/>
            <w:lang w:val="en-US"/>
          </w:rPr>
          <w:t xml:space="preserve"> populations,</w:t>
        </w:r>
      </w:ins>
      <w:ins w:id="266" w:author="Drees, Trevor" w:date="2023-04-08T22:55:00Z">
        <w:r w:rsidR="00C472F5" w:rsidRPr="00DB1B4C">
          <w:rPr>
            <w:rFonts w:ascii="Times New Roman" w:hAnsi="Times New Roman" w:cs="Times New Roman"/>
            <w:sz w:val="24"/>
            <w:szCs w:val="24"/>
            <w:lang w:val="en-US"/>
          </w:rPr>
          <w:t xml:space="preserve"> </w:t>
        </w:r>
      </w:ins>
      <w:ins w:id="267" w:author="Drees, Trevor" w:date="2023-04-10T19:23:00Z">
        <w:r w:rsidR="00DB1B4C" w:rsidRPr="00DB1B4C">
          <w:rPr>
            <w:rFonts w:ascii="Times New Roman" w:hAnsi="Times New Roman" w:cs="Times New Roman"/>
            <w:sz w:val="24"/>
            <w:szCs w:val="24"/>
            <w:lang w:val="en-US"/>
            <w:rPrChange w:id="268" w:author="Drees, Trevor" w:date="2023-04-10T19:24:00Z">
              <w:rPr>
                <w:rFonts w:ascii="Times New Roman" w:hAnsi="Times New Roman" w:cs="Times New Roman"/>
                <w:sz w:val="24"/>
                <w:szCs w:val="24"/>
                <w:highlight w:val="yellow"/>
                <w:lang w:val="en-US"/>
              </w:rPr>
            </w:rPrChange>
          </w:rPr>
          <w:t>26.9</w:t>
        </w:r>
      </w:ins>
      <w:ins w:id="269" w:author="Drees, Trevor" w:date="2023-04-10T19:21:00Z">
        <w:r w:rsidR="00DD6BAF" w:rsidRPr="00DB1B4C">
          <w:rPr>
            <w:rFonts w:ascii="Times New Roman" w:hAnsi="Times New Roman" w:cs="Times New Roman"/>
            <w:sz w:val="24"/>
            <w:szCs w:val="24"/>
            <w:lang w:val="en-US"/>
            <w:rPrChange w:id="270" w:author="Drees, Trevor" w:date="2023-04-10T19:24:00Z">
              <w:rPr>
                <w:rFonts w:ascii="Times New Roman" w:hAnsi="Times New Roman" w:cs="Times New Roman"/>
                <w:sz w:val="24"/>
                <w:szCs w:val="24"/>
                <w:highlight w:val="yellow"/>
                <w:lang w:val="en-US"/>
              </w:rPr>
            </w:rPrChange>
          </w:rPr>
          <w:t>%</w:t>
        </w:r>
      </w:ins>
      <w:ins w:id="271" w:author="Drees, Trevor" w:date="2023-04-10T20:33:00Z">
        <w:r w:rsidR="00446C96">
          <w:rPr>
            <w:rFonts w:ascii="Times New Roman" w:hAnsi="Times New Roman" w:cs="Times New Roman"/>
            <w:sz w:val="24"/>
            <w:szCs w:val="24"/>
            <w:lang w:val="en-US"/>
          </w:rPr>
          <w:t xml:space="preserve"> higher</w:t>
        </w:r>
      </w:ins>
      <w:ins w:id="272" w:author="Drees, Trevor" w:date="2023-04-10T19:21:00Z">
        <w:r w:rsidR="00DD6BAF" w:rsidRPr="00DB1B4C">
          <w:rPr>
            <w:rFonts w:ascii="Times New Roman" w:hAnsi="Times New Roman" w:cs="Times New Roman"/>
            <w:sz w:val="24"/>
            <w:szCs w:val="24"/>
            <w:lang w:val="en-US"/>
          </w:rPr>
          <w:t xml:space="preserve"> </w:t>
        </w:r>
      </w:ins>
      <w:ins w:id="273" w:author="Drees, Trevor" w:date="2023-04-10T19:22:00Z">
        <w:r w:rsidR="00DD6BAF" w:rsidRPr="00DB1B4C">
          <w:rPr>
            <w:rFonts w:ascii="Times New Roman" w:hAnsi="Times New Roman" w:cs="Times New Roman"/>
            <w:sz w:val="24"/>
            <w:szCs w:val="24"/>
            <w:lang w:val="en-US"/>
          </w:rPr>
          <w:t xml:space="preserve">for warmed populations </w:t>
        </w:r>
        <w:r w:rsidR="00DB1B4C" w:rsidRPr="00DB1B4C">
          <w:rPr>
            <w:rFonts w:ascii="Times New Roman" w:hAnsi="Times New Roman" w:cs="Times New Roman"/>
            <w:sz w:val="24"/>
            <w:szCs w:val="24"/>
            <w:lang w:val="en-US"/>
          </w:rPr>
          <w:t xml:space="preserve">accounting for flower head height shifts only, and </w:t>
        </w:r>
      </w:ins>
      <w:ins w:id="274" w:author="Drees, Trevor" w:date="2023-04-10T19:23:00Z">
        <w:r w:rsidR="00DB1B4C" w:rsidRPr="00DB1B4C">
          <w:rPr>
            <w:rFonts w:ascii="Times New Roman" w:hAnsi="Times New Roman" w:cs="Times New Roman"/>
            <w:sz w:val="24"/>
            <w:szCs w:val="24"/>
            <w:lang w:val="en-US"/>
            <w:rPrChange w:id="275" w:author="Drees, Trevor" w:date="2023-04-10T19:24:00Z">
              <w:rPr>
                <w:rFonts w:ascii="Times New Roman" w:hAnsi="Times New Roman" w:cs="Times New Roman"/>
                <w:sz w:val="24"/>
                <w:szCs w:val="24"/>
                <w:highlight w:val="yellow"/>
                <w:lang w:val="en-US"/>
              </w:rPr>
            </w:rPrChange>
          </w:rPr>
          <w:t>26.8</w:t>
        </w:r>
      </w:ins>
      <w:ins w:id="276" w:author="Drees, Trevor" w:date="2023-04-10T19:22:00Z">
        <w:r w:rsidR="00DB1B4C" w:rsidRPr="00DB1B4C">
          <w:rPr>
            <w:rFonts w:ascii="Times New Roman" w:hAnsi="Times New Roman" w:cs="Times New Roman"/>
            <w:sz w:val="24"/>
            <w:szCs w:val="24"/>
            <w:lang w:val="en-US"/>
            <w:rPrChange w:id="277" w:author="Drees, Trevor" w:date="2023-04-10T19:24:00Z">
              <w:rPr>
                <w:rFonts w:ascii="Times New Roman" w:hAnsi="Times New Roman" w:cs="Times New Roman"/>
                <w:sz w:val="24"/>
                <w:szCs w:val="24"/>
                <w:highlight w:val="yellow"/>
                <w:lang w:val="en-US"/>
              </w:rPr>
            </w:rPrChange>
          </w:rPr>
          <w:t>%</w:t>
        </w:r>
        <w:r w:rsidR="00DB1B4C">
          <w:rPr>
            <w:rFonts w:ascii="Times New Roman" w:hAnsi="Times New Roman" w:cs="Times New Roman"/>
            <w:sz w:val="24"/>
            <w:szCs w:val="24"/>
            <w:lang w:val="en-US"/>
          </w:rPr>
          <w:t xml:space="preserve"> </w:t>
        </w:r>
      </w:ins>
      <w:ins w:id="278" w:author="Drees, Trevor" w:date="2023-04-10T20:33:00Z">
        <w:r w:rsidR="00446C96">
          <w:rPr>
            <w:rFonts w:ascii="Times New Roman" w:hAnsi="Times New Roman" w:cs="Times New Roman"/>
            <w:sz w:val="24"/>
            <w:szCs w:val="24"/>
            <w:lang w:val="en-US"/>
          </w:rPr>
          <w:t xml:space="preserve">higher </w:t>
        </w:r>
      </w:ins>
      <w:ins w:id="279" w:author="Drees, Trevor" w:date="2023-04-10T19:22:00Z">
        <w:r w:rsidR="00DB1B4C">
          <w:rPr>
            <w:rFonts w:ascii="Times New Roman" w:hAnsi="Times New Roman" w:cs="Times New Roman"/>
            <w:sz w:val="24"/>
            <w:szCs w:val="24"/>
            <w:lang w:val="en-US"/>
          </w:rPr>
          <w:t xml:space="preserve">when accounting for shifts in height as well </w:t>
        </w:r>
        <w:r w:rsidR="00DB1B4C">
          <w:rPr>
            <w:rFonts w:ascii="Times New Roman" w:hAnsi="Times New Roman" w:cs="Times New Roman"/>
            <w:sz w:val="24"/>
            <w:szCs w:val="24"/>
            <w:lang w:val="en-US"/>
          </w:rPr>
          <w:lastRenderedPageBreak/>
          <w:t xml:space="preserve">as </w:t>
        </w:r>
        <w:r w:rsidR="00DB1B4C">
          <w:rPr>
            <w:rFonts w:ascii="Times New Roman" w:hAnsi="Times New Roman" w:cs="Times New Roman"/>
            <w:sz w:val="24"/>
            <w:szCs w:val="24"/>
            <w:lang w:val="en-US"/>
          </w:rPr>
          <w:t>other demographic changes</w:t>
        </w:r>
      </w:ins>
      <w:ins w:id="280" w:author="Drees, Trevor" w:date="2023-04-08T22:27:00Z">
        <w:r>
          <w:rPr>
            <w:rFonts w:ascii="Times New Roman" w:hAnsi="Times New Roman" w:cs="Times New Roman"/>
            <w:sz w:val="24"/>
            <w:szCs w:val="24"/>
            <w:lang w:val="en-US"/>
          </w:rPr>
          <w:t>.</w:t>
        </w:r>
      </w:ins>
      <w:ins w:id="281" w:author="Drees, Trevor" w:date="2023-04-08T22:58:00Z">
        <w:r w:rsidR="00C472F5">
          <w:rPr>
            <w:rFonts w:ascii="Times New Roman" w:hAnsi="Times New Roman" w:cs="Times New Roman"/>
            <w:sz w:val="24"/>
            <w:szCs w:val="24"/>
            <w:lang w:val="en-US"/>
          </w:rPr>
          <w:t xml:space="preserve"> </w:t>
        </w:r>
      </w:ins>
      <w:ins w:id="282" w:author="Drees, Trevor" w:date="2023-04-10T19:25:00Z">
        <w:r w:rsidR="00DB1B4C">
          <w:rPr>
            <w:rFonts w:ascii="Times New Roman" w:hAnsi="Times New Roman" w:cs="Times New Roman"/>
            <w:sz w:val="24"/>
            <w:szCs w:val="24"/>
            <w:lang w:val="en-US"/>
          </w:rPr>
          <w:t>Additional details on spread rate simulation results can be found in</w:t>
        </w:r>
      </w:ins>
      <w:ins w:id="283" w:author="Drees, Trevor" w:date="2023-04-08T22:58:00Z">
        <w:r w:rsidR="00C472F5">
          <w:rPr>
            <w:rFonts w:ascii="Times New Roman" w:hAnsi="Times New Roman" w:cs="Times New Roman"/>
            <w:sz w:val="24"/>
            <w:szCs w:val="24"/>
            <w:lang w:val="en-US"/>
          </w:rPr>
          <w:t xml:space="preserve"> </w:t>
        </w:r>
        <w:r w:rsidR="00C472F5" w:rsidRPr="00DF4607">
          <w:rPr>
            <w:rFonts w:ascii="Times New Roman" w:hAnsi="Times New Roman" w:cs="Times New Roman"/>
            <w:sz w:val="24"/>
            <w:szCs w:val="24"/>
            <w:lang w:val="en-US"/>
          </w:rPr>
          <w:t xml:space="preserve">Appendix </w:t>
        </w:r>
        <w:r w:rsidR="00C472F5" w:rsidRPr="00DF4607">
          <w:rPr>
            <w:rFonts w:ascii="Times New Roman" w:hAnsi="Times New Roman" w:cs="Times New Roman"/>
            <w:sz w:val="24"/>
            <w:szCs w:val="24"/>
            <w:lang w:val="en-US"/>
          </w:rPr>
          <w:t>S</w:t>
        </w:r>
        <w:r w:rsidR="00C472F5">
          <w:rPr>
            <w:rFonts w:ascii="Times New Roman" w:hAnsi="Times New Roman" w:cs="Times New Roman"/>
            <w:sz w:val="24"/>
            <w:szCs w:val="24"/>
            <w:lang w:val="en-US"/>
          </w:rPr>
          <w:t>1,</w:t>
        </w:r>
        <w:r w:rsidR="00C472F5" w:rsidRPr="00DF4607">
          <w:rPr>
            <w:rFonts w:ascii="Times New Roman" w:hAnsi="Times New Roman" w:cs="Times New Roman"/>
            <w:sz w:val="24"/>
            <w:szCs w:val="24"/>
            <w:lang w:val="en-US"/>
          </w:rPr>
          <w:t xml:space="preserve"> </w:t>
        </w:r>
        <w:r w:rsidR="00C472F5">
          <w:rPr>
            <w:rFonts w:ascii="Times New Roman" w:hAnsi="Times New Roman" w:cs="Times New Roman"/>
            <w:sz w:val="24"/>
            <w:szCs w:val="24"/>
            <w:lang w:val="en-US"/>
          </w:rPr>
          <w:t>Table</w:t>
        </w:r>
        <w:r w:rsidR="00C472F5" w:rsidRPr="00DF4607">
          <w:rPr>
            <w:rFonts w:ascii="Times New Roman" w:hAnsi="Times New Roman" w:cs="Times New Roman"/>
            <w:sz w:val="24"/>
            <w:szCs w:val="24"/>
            <w:lang w:val="en-US"/>
          </w:rPr>
          <w:t xml:space="preserve"> S</w:t>
        </w:r>
        <w:r w:rsidR="00C472F5">
          <w:rPr>
            <w:rFonts w:ascii="Times New Roman" w:hAnsi="Times New Roman" w:cs="Times New Roman"/>
            <w:sz w:val="24"/>
            <w:szCs w:val="24"/>
            <w:lang w:val="en-US"/>
          </w:rPr>
          <w:t>1</w:t>
        </w:r>
        <w:r w:rsidR="00C472F5">
          <w:rPr>
            <w:rFonts w:ascii="Times New Roman" w:hAnsi="Times New Roman" w:cs="Times New Roman"/>
            <w:sz w:val="24"/>
            <w:szCs w:val="24"/>
            <w:lang w:val="en-US"/>
          </w:rPr>
          <w:t xml:space="preserve">. Note that we report median </w:t>
        </w:r>
      </w:ins>
      <w:ins w:id="284" w:author="Drees, Trevor" w:date="2023-04-08T22:59:00Z">
        <w:r w:rsidR="00C472F5">
          <w:rPr>
            <w:rFonts w:ascii="Times New Roman" w:hAnsi="Times New Roman" w:cs="Times New Roman"/>
            <w:sz w:val="24"/>
            <w:szCs w:val="24"/>
            <w:lang w:val="en-US"/>
          </w:rPr>
          <w:t>invasion rates</w:t>
        </w:r>
      </w:ins>
      <w:ins w:id="285" w:author="Drees, Trevor" w:date="2023-04-08T22:58:00Z">
        <w:r w:rsidR="00C472F5">
          <w:rPr>
            <w:rFonts w:ascii="Times New Roman" w:hAnsi="Times New Roman" w:cs="Times New Roman"/>
            <w:sz w:val="24"/>
            <w:szCs w:val="24"/>
            <w:lang w:val="en-US"/>
          </w:rPr>
          <w:t xml:space="preserve"> here so we can make direct comparisons to previous studies</w:t>
        </w:r>
      </w:ins>
      <w:ins w:id="286" w:author="Drees, Trevor" w:date="2023-04-08T22:59:00Z">
        <w:r w:rsidR="00C472F5">
          <w:rPr>
            <w:rFonts w:ascii="Times New Roman" w:hAnsi="Times New Roman" w:cs="Times New Roman"/>
            <w:sz w:val="24"/>
            <w:szCs w:val="24"/>
            <w:lang w:val="en-US"/>
          </w:rPr>
          <w:t xml:space="preserve"> that report results with that same metric.</w:t>
        </w:r>
      </w:ins>
    </w:p>
    <w:p w14:paraId="3F0B7C8C" w14:textId="77777777" w:rsidR="00E43B39" w:rsidRPr="00B65D15" w:rsidRDefault="00E43B39" w:rsidP="00302615">
      <w:pPr>
        <w:spacing w:after="120"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Discussion</w:t>
      </w:r>
    </w:p>
    <w:p w14:paraId="36B5EA11" w14:textId="3A7D3C20"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Our results demonstrate that increases in temperature, which are expected in the wake of climate change across much of the geographical range of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can dramatically increase mean flower head height and significantly shift the distribution of flower head heights in </w:t>
      </w:r>
      <w:proofErr w:type="gramStart"/>
      <w:r w:rsidRPr="00B65D15">
        <w:rPr>
          <w:rFonts w:ascii="Times New Roman" w:hAnsi="Times New Roman" w:cs="Times New Roman"/>
          <w:sz w:val="24"/>
          <w:szCs w:val="24"/>
          <w:lang w:val="en-US"/>
        </w:rPr>
        <w:t>these two non-native</w:t>
      </w:r>
      <w:proofErr w:type="gramEnd"/>
      <w:r w:rsidRPr="00B65D15">
        <w:rPr>
          <w:rFonts w:ascii="Times New Roman" w:hAnsi="Times New Roman" w:cs="Times New Roman"/>
          <w:sz w:val="24"/>
          <w:szCs w:val="24"/>
          <w:lang w:val="en-US"/>
        </w:rPr>
        <w:t xml:space="preserve">, invasive thistles. Changes in flower head heights and distributions for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have not been previously studied; here, we show that even mild increases in average ambient temperatures have striking effects on </w:t>
      </w:r>
      <w:r w:rsidRPr="00B65D15">
        <w:rPr>
          <w:rFonts w:ascii="Times New Roman" w:hAnsi="Times New Roman" w:cs="Times New Roman"/>
          <w:i/>
          <w:iCs/>
          <w:sz w:val="24"/>
          <w:szCs w:val="24"/>
          <w:lang w:val="en-US"/>
        </w:rPr>
        <w:t>C.</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plant height </w:t>
      </w:r>
      <w:del w:id="287" w:author="Drees, Trevor" w:date="2023-04-10T19:36:00Z">
        <w:r w:rsidRPr="00B65D15" w:rsidDel="004E422C">
          <w:rPr>
            <w:rFonts w:ascii="Times New Roman" w:hAnsi="Times New Roman" w:cs="Times New Roman"/>
            <w:sz w:val="24"/>
            <w:szCs w:val="24"/>
            <w:lang w:val="en-US"/>
          </w:rPr>
          <w:delText xml:space="preserve">(which was increased by 31.8 cm) </w:delText>
        </w:r>
      </w:del>
      <w:r w:rsidRPr="00B65D15">
        <w:rPr>
          <w:rFonts w:ascii="Times New Roman" w:hAnsi="Times New Roman" w:cs="Times New Roman"/>
          <w:sz w:val="24"/>
          <w:szCs w:val="24"/>
          <w:lang w:val="en-US"/>
        </w:rPr>
        <w:t xml:space="preserve">and flower head distributions.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w:t>
      </w:r>
      <w:del w:id="288" w:author="Drees, Trevor" w:date="2023-04-10T19:36:00Z">
        <w:r w:rsidRPr="00B65D15" w:rsidDel="004E422C">
          <w:rPr>
            <w:rFonts w:ascii="Times New Roman" w:hAnsi="Times New Roman" w:cs="Times New Roman"/>
            <w:sz w:val="24"/>
            <w:szCs w:val="24"/>
            <w:lang w:val="en-US"/>
          </w:rPr>
          <w:delText>our results are</w:delText>
        </w:r>
      </w:del>
      <w:ins w:id="289" w:author="Drees, Trevor" w:date="2023-04-10T19:36:00Z">
        <w:r w:rsidR="004E422C">
          <w:rPr>
            <w:rFonts w:ascii="Times New Roman" w:hAnsi="Times New Roman" w:cs="Times New Roman"/>
            <w:sz w:val="24"/>
            <w:szCs w:val="24"/>
            <w:lang w:val="en-US"/>
          </w:rPr>
          <w:t>the approximately 13% increase in mean maximum flower head height</w:t>
        </w:r>
      </w:ins>
      <w:ins w:id="290" w:author="Drees, Trevor" w:date="2023-04-10T19:38:00Z">
        <w:r w:rsidR="004E422C">
          <w:rPr>
            <w:rFonts w:ascii="Times New Roman" w:hAnsi="Times New Roman" w:cs="Times New Roman"/>
            <w:sz w:val="24"/>
            <w:szCs w:val="24"/>
            <w:lang w:val="en-US"/>
          </w:rPr>
          <w:t xml:space="preserve"> we observed</w:t>
        </w:r>
      </w:ins>
      <w:ins w:id="291" w:author="Drees, Trevor" w:date="2023-04-10T19:37:00Z">
        <w:r w:rsidR="004E422C">
          <w:rPr>
            <w:rFonts w:ascii="Times New Roman" w:hAnsi="Times New Roman" w:cs="Times New Roman"/>
            <w:sz w:val="24"/>
            <w:szCs w:val="24"/>
            <w:lang w:val="en-US"/>
          </w:rPr>
          <w:t xml:space="preserve"> was</w:t>
        </w:r>
      </w:ins>
      <w:r w:rsidRPr="00B65D15">
        <w:rPr>
          <w:rFonts w:ascii="Times New Roman" w:hAnsi="Times New Roman" w:cs="Times New Roman"/>
          <w:sz w:val="24"/>
          <w:szCs w:val="24"/>
          <w:lang w:val="en-US"/>
        </w:rPr>
        <w:t xml:space="preserve"> </w:t>
      </w:r>
      <w:del w:id="292" w:author="Drees, Trevor" w:date="2023-04-10T19:38:00Z">
        <w:r w:rsidR="00C23C91" w:rsidDel="004E422C">
          <w:rPr>
            <w:rFonts w:ascii="Times New Roman" w:hAnsi="Times New Roman" w:cs="Times New Roman"/>
            <w:sz w:val="24"/>
            <w:szCs w:val="24"/>
            <w:lang w:val="en-US"/>
          </w:rPr>
          <w:delText xml:space="preserve">similar </w:delText>
        </w:r>
      </w:del>
      <w:ins w:id="293" w:author="Drees, Trevor" w:date="2023-04-10T19:38:00Z">
        <w:r w:rsidR="004E422C">
          <w:rPr>
            <w:rFonts w:ascii="Times New Roman" w:hAnsi="Times New Roman" w:cs="Times New Roman"/>
            <w:sz w:val="24"/>
            <w:szCs w:val="24"/>
            <w:lang w:val="en-US"/>
          </w:rPr>
          <w:t>close</w:t>
        </w:r>
        <w:r w:rsidR="004E422C">
          <w:rPr>
            <w:rFonts w:ascii="Times New Roman" w:hAnsi="Times New Roman" w:cs="Times New Roman"/>
            <w:sz w:val="24"/>
            <w:szCs w:val="24"/>
            <w:lang w:val="en-US"/>
          </w:rPr>
          <w:t xml:space="preserve"> </w:t>
        </w:r>
      </w:ins>
      <w:r w:rsidR="00C23C91">
        <w:rPr>
          <w:rFonts w:ascii="Times New Roman" w:hAnsi="Times New Roman" w:cs="Times New Roman"/>
          <w:sz w:val="24"/>
          <w:szCs w:val="24"/>
          <w:lang w:val="en-US"/>
        </w:rPr>
        <w:t xml:space="preserve">to </w:t>
      </w:r>
      <w:del w:id="294" w:author="Drees, Trevor" w:date="2023-04-10T19:37:00Z">
        <w:r w:rsidR="00C23C91" w:rsidDel="004E422C">
          <w:rPr>
            <w:rFonts w:ascii="Times New Roman" w:hAnsi="Times New Roman" w:cs="Times New Roman"/>
            <w:sz w:val="24"/>
            <w:szCs w:val="24"/>
            <w:lang w:val="en-US"/>
          </w:rPr>
          <w:delText>those</w:delText>
        </w:r>
        <w:r w:rsidR="00C23C91" w:rsidRPr="00B65D15" w:rsidDel="004E422C">
          <w:rPr>
            <w:rFonts w:ascii="Times New Roman" w:hAnsi="Times New Roman" w:cs="Times New Roman"/>
            <w:sz w:val="24"/>
            <w:szCs w:val="24"/>
            <w:lang w:val="en-US"/>
          </w:rPr>
          <w:delText xml:space="preserve"> </w:delText>
        </w:r>
      </w:del>
      <w:ins w:id="295" w:author="Drees, Trevor" w:date="2023-04-10T19:37:00Z">
        <w:r w:rsidR="004E422C">
          <w:rPr>
            <w:rFonts w:ascii="Times New Roman" w:hAnsi="Times New Roman" w:cs="Times New Roman"/>
            <w:sz w:val="24"/>
            <w:szCs w:val="24"/>
            <w:lang w:val="en-US"/>
          </w:rPr>
          <w:t>the 9% increase</w:t>
        </w:r>
        <w:r w:rsidR="004E422C" w:rsidRPr="00B65D15">
          <w:rPr>
            <w:rFonts w:ascii="Times New Roman" w:hAnsi="Times New Roman" w:cs="Times New Roman"/>
            <w:sz w:val="24"/>
            <w:szCs w:val="24"/>
            <w:lang w:val="en-US"/>
          </w:rPr>
          <w:t xml:space="preserve"> </w:t>
        </w:r>
      </w:ins>
      <w:del w:id="296" w:author="Drees, Trevor" w:date="2023-04-10T19:37:00Z">
        <w:r w:rsidR="00C23C91" w:rsidDel="004E422C">
          <w:rPr>
            <w:rFonts w:ascii="Times New Roman" w:hAnsi="Times New Roman" w:cs="Times New Roman"/>
            <w:sz w:val="24"/>
            <w:szCs w:val="24"/>
            <w:lang w:val="en-US"/>
          </w:rPr>
          <w:delText>from</w:delText>
        </w:r>
        <w:r w:rsidR="00C23C91" w:rsidRPr="00B65D15" w:rsidDel="004E422C">
          <w:rPr>
            <w:rFonts w:ascii="Times New Roman" w:hAnsi="Times New Roman" w:cs="Times New Roman"/>
            <w:sz w:val="24"/>
            <w:szCs w:val="24"/>
            <w:lang w:val="en-US"/>
          </w:rPr>
          <w:delText xml:space="preserve"> </w:delText>
        </w:r>
        <w:r w:rsidRPr="00B65D15" w:rsidDel="004E422C">
          <w:rPr>
            <w:rFonts w:ascii="Times New Roman" w:hAnsi="Times New Roman" w:cs="Times New Roman"/>
            <w:sz w:val="24"/>
            <w:szCs w:val="24"/>
            <w:lang w:val="en-US"/>
          </w:rPr>
          <w:delText>a prior study conducted</w:delText>
        </w:r>
      </w:del>
      <w:ins w:id="297" w:author="Drees, Trevor" w:date="2023-04-10T19:37:00Z">
        <w:r w:rsidR="004E422C">
          <w:rPr>
            <w:rFonts w:ascii="Times New Roman" w:hAnsi="Times New Roman" w:cs="Times New Roman"/>
            <w:sz w:val="24"/>
            <w:szCs w:val="24"/>
            <w:lang w:val="en-US"/>
          </w:rPr>
          <w:t>observed</w:t>
        </w:r>
      </w:ins>
      <w:r w:rsidRPr="00B65D15">
        <w:rPr>
          <w:rFonts w:ascii="Times New Roman" w:hAnsi="Times New Roman" w:cs="Times New Roman"/>
          <w:sz w:val="24"/>
          <w:szCs w:val="24"/>
          <w:lang w:val="en-US"/>
        </w:rPr>
        <w:t xml:space="preserve"> by Zhang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(2011)</w:t>
      </w:r>
      <w:ins w:id="298" w:author="Drees, Trevor" w:date="2023-04-10T19:37:00Z">
        <w:r w:rsidR="004E422C">
          <w:rPr>
            <w:rFonts w:ascii="Times New Roman" w:hAnsi="Times New Roman" w:cs="Times New Roman"/>
            <w:sz w:val="24"/>
            <w:szCs w:val="24"/>
            <w:lang w:val="en-US"/>
          </w:rPr>
          <w:t>.</w:t>
        </w:r>
      </w:ins>
      <w:del w:id="299" w:author="Drees, Trevor" w:date="2023-04-10T19:36:00Z">
        <w:r w:rsidR="00C23C91" w:rsidDel="004E422C">
          <w:rPr>
            <w:rFonts w:ascii="Times New Roman" w:hAnsi="Times New Roman" w:cs="Times New Roman"/>
            <w:sz w:val="24"/>
            <w:szCs w:val="24"/>
            <w:lang w:val="en-US"/>
          </w:rPr>
          <w:delText>.</w:delText>
        </w:r>
      </w:del>
    </w:p>
    <w:p w14:paraId="7BE15488" w14:textId="6084F422" w:rsidR="00E43B39" w:rsidRPr="00B65D15" w:rsidRDefault="00E43B39" w:rsidP="00302615">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These</w:t>
      </w:r>
      <w:ins w:id="300" w:author="Drees, Trevor" w:date="2023-04-10T20:40:00Z">
        <w:r w:rsidR="00DC6D94">
          <w:rPr>
            <w:rFonts w:ascii="Times New Roman" w:hAnsi="Times New Roman" w:cs="Times New Roman"/>
            <w:sz w:val="24"/>
            <w:szCs w:val="24"/>
            <w:lang w:val="en-US"/>
          </w:rPr>
          <w:t xml:space="preserve"> warming-induced</w:t>
        </w:r>
      </w:ins>
      <w:r w:rsidRPr="00B65D15">
        <w:rPr>
          <w:rFonts w:ascii="Times New Roman" w:hAnsi="Times New Roman" w:cs="Times New Roman"/>
          <w:sz w:val="24"/>
          <w:szCs w:val="24"/>
          <w:lang w:val="en-US"/>
        </w:rPr>
        <w:t xml:space="preserve"> changes in flower head height and distribution have important ramifications for dispersal. Such changes in flower head height </w:t>
      </w:r>
      <w:r w:rsidR="00187A9B" w:rsidRPr="00B65D15">
        <w:rPr>
          <w:rFonts w:ascii="Times New Roman" w:hAnsi="Times New Roman" w:cs="Times New Roman"/>
          <w:sz w:val="24"/>
          <w:szCs w:val="24"/>
          <w:lang w:val="en-US"/>
        </w:rPr>
        <w:t>shift dispersal kernels</w:t>
      </w:r>
      <w:r w:rsidRPr="00B65D15">
        <w:rPr>
          <w:rFonts w:ascii="Times New Roman" w:hAnsi="Times New Roman" w:cs="Times New Roman"/>
          <w:sz w:val="24"/>
          <w:szCs w:val="24"/>
          <w:lang w:val="en-US"/>
        </w:rPr>
        <w:t xml:space="preserve"> and increase </w:t>
      </w:r>
      <w:r w:rsidR="00187A9B" w:rsidRPr="00B65D15">
        <w:rPr>
          <w:rFonts w:ascii="Times New Roman" w:hAnsi="Times New Roman" w:cs="Times New Roman"/>
          <w:sz w:val="24"/>
          <w:szCs w:val="24"/>
          <w:lang w:val="en-US"/>
        </w:rPr>
        <w:t>seed dispersal distances</w:t>
      </w:r>
      <w:r w:rsidRPr="00B65D15">
        <w:rPr>
          <w:rFonts w:ascii="Times New Roman" w:hAnsi="Times New Roman" w:cs="Times New Roman"/>
          <w:sz w:val="24"/>
          <w:szCs w:val="24"/>
          <w:lang w:val="en-US"/>
        </w:rPr>
        <w:t xml:space="preserve">, especially along the right tail of the kernels. Seeds from warmed thistles had a higher probability of exceeding a given dispersal distance than those from their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counterparts; warmed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seeds were on average 1.66 and 2.44 times as likely, respectively, to travel 50 m or more. This disparity is stronger at longer threshold dispersal distances</w:t>
      </w:r>
      <w:ins w:id="301" w:author="Drees, Trevor" w:date="2023-04-10T19:50:00Z">
        <w:r w:rsidR="00466B08">
          <w:rPr>
            <w:rFonts w:ascii="Times New Roman" w:hAnsi="Times New Roman" w:cs="Times New Roman"/>
            <w:sz w:val="24"/>
            <w:szCs w:val="24"/>
            <w:lang w:val="en-US"/>
          </w:rPr>
          <w:t>, and</w:t>
        </w:r>
      </w:ins>
      <w:del w:id="302" w:author="Drees, Trevor" w:date="2023-04-10T19:50:00Z">
        <w:r w:rsidRPr="00B65D15" w:rsidDel="00466B08">
          <w:rPr>
            <w:rFonts w:ascii="Times New Roman" w:hAnsi="Times New Roman" w:cs="Times New Roman"/>
            <w:sz w:val="24"/>
            <w:szCs w:val="24"/>
            <w:lang w:val="en-US"/>
          </w:rPr>
          <w:delText>;</w:delText>
        </w:r>
      </w:del>
      <w:r w:rsidRPr="00B65D15">
        <w:rPr>
          <w:rFonts w:ascii="Times New Roman" w:hAnsi="Times New Roman" w:cs="Times New Roman"/>
          <w:sz w:val="24"/>
          <w:szCs w:val="24"/>
          <w:lang w:val="en-US"/>
        </w:rPr>
        <w:t xml:space="preserve"> in a patchy landscape</w:t>
      </w:r>
      <w:ins w:id="303" w:author="Drees, Trevor" w:date="2023-04-10T19:50:00Z">
        <w:r w:rsidR="00466B08">
          <w:rPr>
            <w:rFonts w:ascii="Times New Roman" w:hAnsi="Times New Roman" w:cs="Times New Roman"/>
            <w:sz w:val="24"/>
            <w:szCs w:val="24"/>
            <w:lang w:val="en-US"/>
          </w:rPr>
          <w:t>,</w:t>
        </w:r>
      </w:ins>
      <w:r w:rsidRPr="00B65D15">
        <w:rPr>
          <w:rFonts w:ascii="Times New Roman" w:hAnsi="Times New Roman" w:cs="Times New Roman"/>
          <w:sz w:val="24"/>
          <w:szCs w:val="24"/>
          <w:lang w:val="en-US"/>
        </w:rPr>
        <w:t xml:space="preserve"> such differences can differentiate success or failure to reach suitable habitat.</w:t>
      </w:r>
      <w:ins w:id="304" w:author="Drees, Trevor" w:date="2023-04-10T19:50:00Z">
        <w:r w:rsidR="00466B08">
          <w:rPr>
            <w:rFonts w:ascii="Times New Roman" w:hAnsi="Times New Roman" w:cs="Times New Roman"/>
            <w:sz w:val="24"/>
            <w:szCs w:val="24"/>
            <w:lang w:val="en-US"/>
          </w:rPr>
          <w:t xml:space="preserve"> </w:t>
        </w:r>
      </w:ins>
      <w:moveToRangeStart w:id="305" w:author="Drees, Trevor" w:date="2023-04-10T19:50:00Z" w:name="move132048675"/>
      <w:moveTo w:id="306" w:author="Drees, Trevor" w:date="2023-04-10T19:50:00Z">
        <w:r w:rsidR="00466B08" w:rsidRPr="00B65D15">
          <w:rPr>
            <w:rFonts w:ascii="Times New Roman" w:hAnsi="Times New Roman" w:cs="Times New Roman"/>
            <w:sz w:val="24"/>
            <w:szCs w:val="24"/>
            <w:lang w:val="en-US"/>
          </w:rPr>
          <w:t xml:space="preserve">However, quantifying long distance dispersal events can be quite challenging and comes with a large degree of uncertainty (Cain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xml:space="preserve">. 2000, Nathan </w:t>
        </w:r>
        <w:r w:rsidR="00466B08" w:rsidRPr="00B65D15">
          <w:rPr>
            <w:rFonts w:ascii="Times New Roman" w:hAnsi="Times New Roman" w:cs="Times New Roman"/>
            <w:i/>
            <w:iCs/>
            <w:sz w:val="24"/>
            <w:szCs w:val="24"/>
            <w:lang w:val="en-US"/>
          </w:rPr>
          <w:t>et al</w:t>
        </w:r>
        <w:r w:rsidR="00466B08" w:rsidRPr="00B65D15">
          <w:rPr>
            <w:rFonts w:ascii="Times New Roman" w:hAnsi="Times New Roman" w:cs="Times New Roman"/>
            <w:sz w:val="24"/>
            <w:szCs w:val="24"/>
            <w:lang w:val="en-US"/>
          </w:rPr>
          <w:t xml:space="preserve">. 2003, Nathan 2006). This is quite evident in Figures 3 and 5; as dispersal distance increases, the uncertainty greatly increases because long-distance dispersal events are inherently </w:t>
        </w:r>
        <w:r w:rsidR="00466B08" w:rsidRPr="00B65D15">
          <w:rPr>
            <w:rFonts w:ascii="Times New Roman" w:hAnsi="Times New Roman" w:cs="Times New Roman"/>
            <w:sz w:val="24"/>
            <w:szCs w:val="24"/>
            <w:lang w:val="en-US"/>
          </w:rPr>
          <w:lastRenderedPageBreak/>
          <w:t xml:space="preserve">rare. Even with the approximately ten million dispersal events simulated in each figure panel, extremely rare long distance dispersal events may not even show up in the dispersal simulations; this same problem occurs </w:t>
        </w:r>
        <w:r w:rsidR="00466B08">
          <w:rPr>
            <w:rFonts w:ascii="Times New Roman" w:hAnsi="Times New Roman" w:cs="Times New Roman"/>
            <w:sz w:val="24"/>
            <w:szCs w:val="24"/>
            <w:lang w:val="en-US"/>
          </w:rPr>
          <w:t xml:space="preserve">in </w:t>
        </w:r>
        <w:r w:rsidR="00466B08" w:rsidRPr="00B65D15">
          <w:rPr>
            <w:rFonts w:ascii="Times New Roman" w:hAnsi="Times New Roman" w:cs="Times New Roman"/>
            <w:sz w:val="24"/>
            <w:szCs w:val="24"/>
            <w:lang w:val="en-US"/>
          </w:rPr>
          <w:t xml:space="preserve">real dispersal as well, as </w:t>
        </w:r>
        <w:r w:rsidR="00466B08">
          <w:rPr>
            <w:rFonts w:ascii="Times New Roman" w:hAnsi="Times New Roman" w:cs="Times New Roman"/>
            <w:sz w:val="24"/>
            <w:szCs w:val="24"/>
            <w:lang w:val="en-US"/>
          </w:rPr>
          <w:t>propagule</w:t>
        </w:r>
        <w:r w:rsidR="00466B08" w:rsidRPr="00B65D15">
          <w:rPr>
            <w:rFonts w:ascii="Times New Roman" w:hAnsi="Times New Roman" w:cs="Times New Roman"/>
            <w:sz w:val="24"/>
            <w:szCs w:val="24"/>
            <w:lang w:val="en-US"/>
          </w:rPr>
          <w:t xml:space="preserve"> trapping or tracking may fail to detect such long-distance dispersal.</w:t>
        </w:r>
        <w:del w:id="307" w:author="Drees, Trevor" w:date="2023-04-10T19:51:00Z">
          <w:r w:rsidR="00466B08" w:rsidRPr="00B65D15" w:rsidDel="00466B08">
            <w:rPr>
              <w:rFonts w:ascii="Times New Roman" w:hAnsi="Times New Roman" w:cs="Times New Roman"/>
              <w:sz w:val="24"/>
              <w:szCs w:val="24"/>
              <w:lang w:val="en-US"/>
            </w:rPr>
            <w:delText xml:space="preserve">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delText>
          </w:r>
          <w:r w:rsidR="00466B08" w:rsidRPr="00FA5C4D" w:rsidDel="00466B08">
            <w:rPr>
              <w:rFonts w:ascii="Times New Roman" w:hAnsi="Times New Roman" w:cs="Times New Roman"/>
              <w:sz w:val="24"/>
              <w:szCs w:val="24"/>
              <w:lang w:val="en-US"/>
            </w:rPr>
            <w:delText xml:space="preserve"> (Skarpaas and Shea 2007).</w:delText>
          </w:r>
        </w:del>
      </w:moveTo>
      <w:moveToRangeEnd w:id="305"/>
      <w:del w:id="308" w:author="Drees, Trevor" w:date="2023-04-10T19:48:00Z">
        <w:r w:rsidRPr="00B65D15" w:rsidDel="00466B08">
          <w:rPr>
            <w:rFonts w:ascii="Times New Roman" w:hAnsi="Times New Roman" w:cs="Times New Roman"/>
            <w:sz w:val="24"/>
            <w:szCs w:val="24"/>
            <w:lang w:val="en-US"/>
          </w:rPr>
          <w:delText xml:space="preserve"> However, using the maximum height rather than height distribution when </w:delText>
        </w:r>
        <w:r w:rsidR="001C5A62" w:rsidRPr="00B65D15" w:rsidDel="00466B08">
          <w:rPr>
            <w:rFonts w:ascii="Times New Roman" w:hAnsi="Times New Roman" w:cs="Times New Roman"/>
            <w:sz w:val="24"/>
            <w:szCs w:val="24"/>
            <w:lang w:val="en-US"/>
          </w:rPr>
          <w:delText>modeling</w:delText>
        </w:r>
        <w:r w:rsidRPr="00B65D15" w:rsidDel="00466B08">
          <w:rPr>
            <w:rFonts w:ascii="Times New Roman" w:hAnsi="Times New Roman" w:cs="Times New Roman"/>
            <w:sz w:val="24"/>
            <w:szCs w:val="24"/>
            <w:lang w:val="en-US"/>
          </w:rPr>
          <w:delText xml:space="preserve"> dispersal kernels may overestimate dispersal at higher dispersal distances</w:delText>
        </w:r>
      </w:del>
      <w:del w:id="309" w:author="Drees, Trevor" w:date="2023-04-10T19:47:00Z">
        <w:r w:rsidRPr="00B65D15" w:rsidDel="00466B08">
          <w:rPr>
            <w:rFonts w:ascii="Times New Roman" w:hAnsi="Times New Roman" w:cs="Times New Roman"/>
            <w:sz w:val="24"/>
            <w:szCs w:val="24"/>
            <w:lang w:val="en-US"/>
          </w:rPr>
          <w:delText xml:space="preserve">, </w:delText>
        </w:r>
        <w:r w:rsidRPr="004E422C" w:rsidDel="00466B08">
          <w:rPr>
            <w:rFonts w:ascii="Times New Roman" w:hAnsi="Times New Roman" w:cs="Times New Roman"/>
            <w:sz w:val="24"/>
            <w:szCs w:val="24"/>
            <w:highlight w:val="yellow"/>
            <w:lang w:val="en-US"/>
            <w:rPrChange w:id="310" w:author="Drees, Trevor" w:date="2023-04-10T19:40:00Z">
              <w:rPr>
                <w:rFonts w:ascii="Times New Roman" w:hAnsi="Times New Roman" w:cs="Times New Roman"/>
                <w:sz w:val="24"/>
                <w:szCs w:val="24"/>
                <w:lang w:val="en-US"/>
              </w:rPr>
            </w:rPrChange>
          </w:rPr>
          <w:delText xml:space="preserve">though the resulting differences in dispersal outcomes are smaller than the differences generated by warming; for example, seeds from warmed and unwarmed </w:delText>
        </w:r>
        <w:r w:rsidRPr="004E422C" w:rsidDel="00466B08">
          <w:rPr>
            <w:rFonts w:ascii="Times New Roman" w:hAnsi="Times New Roman" w:cs="Times New Roman"/>
            <w:i/>
            <w:iCs/>
            <w:sz w:val="24"/>
            <w:szCs w:val="24"/>
            <w:highlight w:val="yellow"/>
            <w:lang w:val="en-US"/>
            <w:rPrChange w:id="311" w:author="Drees, Trevor" w:date="2023-04-10T19:40:00Z">
              <w:rPr>
                <w:rFonts w:ascii="Times New Roman" w:hAnsi="Times New Roman" w:cs="Times New Roman"/>
                <w:i/>
                <w:iCs/>
                <w:sz w:val="24"/>
                <w:szCs w:val="24"/>
                <w:lang w:val="en-US"/>
              </w:rPr>
            </w:rPrChange>
          </w:rPr>
          <w:delText>C. acanthoides</w:delText>
        </w:r>
        <w:r w:rsidRPr="004E422C" w:rsidDel="00466B08">
          <w:rPr>
            <w:rFonts w:ascii="Times New Roman" w:hAnsi="Times New Roman" w:cs="Times New Roman"/>
            <w:sz w:val="24"/>
            <w:szCs w:val="24"/>
            <w:highlight w:val="yellow"/>
            <w:lang w:val="en-US"/>
            <w:rPrChange w:id="312" w:author="Drees, Trevor" w:date="2023-04-10T19:40:00Z">
              <w:rPr>
                <w:rFonts w:ascii="Times New Roman" w:hAnsi="Times New Roman" w:cs="Times New Roman"/>
                <w:sz w:val="24"/>
                <w:szCs w:val="24"/>
                <w:lang w:val="en-US"/>
              </w:rPr>
            </w:rPrChange>
          </w:rPr>
          <w:delText xml:space="preserve"> were on average </w:delText>
        </w:r>
      </w:del>
      <w:del w:id="313" w:author="Drees, Trevor" w:date="2023-04-09T16:21:00Z">
        <w:r w:rsidRPr="004E422C" w:rsidDel="00314034">
          <w:rPr>
            <w:rFonts w:ascii="Times New Roman" w:hAnsi="Times New Roman" w:cs="Times New Roman"/>
            <w:sz w:val="24"/>
            <w:szCs w:val="24"/>
            <w:highlight w:val="yellow"/>
            <w:lang w:val="en-US"/>
            <w:rPrChange w:id="314" w:author="Drees, Trevor" w:date="2023-04-10T19:40:00Z">
              <w:rPr>
                <w:rFonts w:ascii="Times New Roman" w:hAnsi="Times New Roman" w:cs="Times New Roman"/>
                <w:sz w:val="24"/>
                <w:szCs w:val="24"/>
                <w:lang w:val="en-US"/>
              </w:rPr>
            </w:rPrChange>
          </w:rPr>
          <w:delText>1.57</w:delText>
        </w:r>
      </w:del>
      <w:del w:id="315" w:author="Drees, Trevor" w:date="2023-04-10T19:47:00Z">
        <w:r w:rsidRPr="004E422C" w:rsidDel="00466B08">
          <w:rPr>
            <w:rFonts w:ascii="Times New Roman" w:hAnsi="Times New Roman" w:cs="Times New Roman"/>
            <w:sz w:val="24"/>
            <w:szCs w:val="24"/>
            <w:highlight w:val="yellow"/>
            <w:lang w:val="en-US"/>
            <w:rPrChange w:id="316" w:author="Drees, Trevor" w:date="2023-04-10T19:40:00Z">
              <w:rPr>
                <w:rFonts w:ascii="Times New Roman" w:hAnsi="Times New Roman" w:cs="Times New Roman"/>
                <w:sz w:val="24"/>
                <w:szCs w:val="24"/>
                <w:lang w:val="en-US"/>
              </w:rPr>
            </w:rPrChange>
          </w:rPr>
          <w:delText xml:space="preserve"> and </w:delText>
        </w:r>
      </w:del>
      <w:del w:id="317" w:author="Drees, Trevor" w:date="2023-04-09T16:21:00Z">
        <w:r w:rsidRPr="004E422C" w:rsidDel="00314034">
          <w:rPr>
            <w:rFonts w:ascii="Times New Roman" w:hAnsi="Times New Roman" w:cs="Times New Roman"/>
            <w:sz w:val="24"/>
            <w:szCs w:val="24"/>
            <w:highlight w:val="yellow"/>
            <w:lang w:val="en-US"/>
            <w:rPrChange w:id="318" w:author="Drees, Trevor" w:date="2023-04-10T19:40:00Z">
              <w:rPr>
                <w:rFonts w:ascii="Times New Roman" w:hAnsi="Times New Roman" w:cs="Times New Roman"/>
                <w:sz w:val="24"/>
                <w:szCs w:val="24"/>
                <w:lang w:val="en-US"/>
              </w:rPr>
            </w:rPrChange>
          </w:rPr>
          <w:delText>1.38</w:delText>
        </w:r>
      </w:del>
      <w:del w:id="319" w:author="Drees, Trevor" w:date="2023-04-10T19:47:00Z">
        <w:r w:rsidRPr="004E422C" w:rsidDel="00466B08">
          <w:rPr>
            <w:rFonts w:ascii="Times New Roman" w:hAnsi="Times New Roman" w:cs="Times New Roman"/>
            <w:sz w:val="24"/>
            <w:szCs w:val="24"/>
            <w:highlight w:val="yellow"/>
            <w:lang w:val="en-US"/>
            <w:rPrChange w:id="320" w:author="Drees, Trevor" w:date="2023-04-10T19:40:00Z">
              <w:rPr>
                <w:rFonts w:ascii="Times New Roman" w:hAnsi="Times New Roman" w:cs="Times New Roman"/>
                <w:sz w:val="24"/>
                <w:szCs w:val="24"/>
                <w:lang w:val="en-US"/>
              </w:rPr>
            </w:rPrChange>
          </w:rPr>
          <w:delText xml:space="preserve"> times as likely, respectively, to travel 50 m or more when using the maximum flower head height rather than the distribution of heights, while seeds were 2.44 times as likely to travel 50 m or more if they dispersed from warmed rather than unwarmed </w:delText>
        </w:r>
        <w:r w:rsidRPr="004E422C" w:rsidDel="00466B08">
          <w:rPr>
            <w:rFonts w:ascii="Times New Roman" w:hAnsi="Times New Roman" w:cs="Times New Roman"/>
            <w:i/>
            <w:iCs/>
            <w:sz w:val="24"/>
            <w:szCs w:val="24"/>
            <w:highlight w:val="yellow"/>
            <w:lang w:val="en-US"/>
            <w:rPrChange w:id="321" w:author="Drees, Trevor" w:date="2023-04-10T19:40:00Z">
              <w:rPr>
                <w:rFonts w:ascii="Times New Roman" w:hAnsi="Times New Roman" w:cs="Times New Roman"/>
                <w:i/>
                <w:iCs/>
                <w:sz w:val="24"/>
                <w:szCs w:val="24"/>
                <w:lang w:val="en-US"/>
              </w:rPr>
            </w:rPrChange>
          </w:rPr>
          <w:delText>C. acanthoides</w:delText>
        </w:r>
        <w:r w:rsidRPr="004E422C" w:rsidDel="00466B08">
          <w:rPr>
            <w:rFonts w:ascii="Times New Roman" w:hAnsi="Times New Roman" w:cs="Times New Roman"/>
            <w:sz w:val="24"/>
            <w:szCs w:val="24"/>
            <w:highlight w:val="yellow"/>
            <w:lang w:val="en-US"/>
            <w:rPrChange w:id="322" w:author="Drees, Trevor" w:date="2023-04-10T19:40:00Z">
              <w:rPr>
                <w:rFonts w:ascii="Times New Roman" w:hAnsi="Times New Roman" w:cs="Times New Roman"/>
                <w:sz w:val="24"/>
                <w:szCs w:val="24"/>
                <w:lang w:val="en-US"/>
              </w:rPr>
            </w:rPrChange>
          </w:rPr>
          <w:delText>.</w:delText>
        </w:r>
      </w:del>
    </w:p>
    <w:p w14:paraId="3312A098" w14:textId="29C2C824" w:rsidR="00E43B39" w:rsidRPr="000E5D80" w:rsidDel="00A3234E" w:rsidRDefault="00E43B39" w:rsidP="000E5D80">
      <w:pPr>
        <w:spacing w:after="120" w:line="480" w:lineRule="auto"/>
        <w:ind w:firstLine="284"/>
        <w:rPr>
          <w:del w:id="323" w:author="Drees, Trevor" w:date="2023-04-10T20:01:00Z"/>
          <w:rFonts w:ascii="Times New Roman" w:hAnsi="Times New Roman" w:cs="Times New Roman"/>
          <w:sz w:val="24"/>
          <w:szCs w:val="24"/>
          <w:rPrChange w:id="324" w:author="Drees, Trevor" w:date="2023-04-10T20:47:00Z">
            <w:rPr>
              <w:del w:id="325" w:author="Drees, Trevor" w:date="2023-04-10T20:01:00Z"/>
              <w:rFonts w:ascii="Times New Roman" w:hAnsi="Times New Roman" w:cs="Times New Roman"/>
              <w:sz w:val="24"/>
              <w:szCs w:val="24"/>
              <w:lang w:val="en-US"/>
            </w:rPr>
          </w:rPrChange>
        </w:rPr>
        <w:pPrChange w:id="326" w:author="Drees, Trevor" w:date="2023-04-10T20:48:00Z">
          <w:pPr>
            <w:spacing w:after="120" w:line="480" w:lineRule="auto"/>
            <w:ind w:firstLine="284"/>
          </w:pPr>
        </w:pPrChange>
      </w:pPr>
      <w:del w:id="327" w:author="Drees, Trevor" w:date="2023-04-10T19:52:00Z">
        <w:r w:rsidRPr="00B65D15" w:rsidDel="00A3234E">
          <w:rPr>
            <w:rFonts w:ascii="Times New Roman" w:hAnsi="Times New Roman" w:cs="Times New Roman"/>
            <w:sz w:val="24"/>
            <w:szCs w:val="24"/>
            <w:lang w:val="en-US"/>
          </w:rPr>
          <w:delText>Warming-induced height increases are only one response that may affect dispersal patterns in wind-dispersed plants under climate change</w:delText>
        </w:r>
        <w:r w:rsidR="00FA5C4D" w:rsidDel="00A3234E">
          <w:rPr>
            <w:rFonts w:ascii="Times New Roman" w:hAnsi="Times New Roman" w:cs="Times New Roman"/>
            <w:sz w:val="24"/>
            <w:szCs w:val="24"/>
            <w:lang w:val="en-US"/>
          </w:rPr>
          <w:delText xml:space="preserve">: </w:delText>
        </w:r>
        <w:r w:rsidR="00C23C91" w:rsidDel="00A3234E">
          <w:rPr>
            <w:rFonts w:ascii="Times New Roman" w:hAnsi="Times New Roman" w:cs="Times New Roman"/>
            <w:sz w:val="24"/>
            <w:szCs w:val="24"/>
            <w:lang w:val="en-US"/>
          </w:rPr>
          <w:delText xml:space="preserve">shifts </w:delText>
        </w:r>
        <w:r w:rsidR="005818B9" w:rsidDel="00A3234E">
          <w:rPr>
            <w:rFonts w:ascii="Times New Roman" w:hAnsi="Times New Roman" w:cs="Times New Roman"/>
            <w:sz w:val="24"/>
            <w:szCs w:val="24"/>
            <w:lang w:val="en-US"/>
          </w:rPr>
          <w:delText>in air turbulence, wind speeds</w:delText>
        </w:r>
        <w:r w:rsidR="00C23C91" w:rsidDel="00A3234E">
          <w:rPr>
            <w:rFonts w:ascii="Times New Roman" w:hAnsi="Times New Roman" w:cs="Times New Roman"/>
            <w:sz w:val="24"/>
            <w:szCs w:val="24"/>
            <w:lang w:val="en-US"/>
          </w:rPr>
          <w:delText>,</w:delText>
        </w:r>
        <w:r w:rsidR="005818B9" w:rsidDel="00A3234E">
          <w:rPr>
            <w:rFonts w:ascii="Times New Roman" w:hAnsi="Times New Roman" w:cs="Times New Roman"/>
            <w:sz w:val="24"/>
            <w:szCs w:val="24"/>
            <w:lang w:val="en-US"/>
          </w:rPr>
          <w:delText xml:space="preserve"> and </w:delText>
        </w:r>
        <w:r w:rsidR="00C23C91" w:rsidDel="00A3234E">
          <w:rPr>
            <w:rFonts w:ascii="Times New Roman" w:hAnsi="Times New Roman" w:cs="Times New Roman"/>
            <w:sz w:val="24"/>
            <w:szCs w:val="24"/>
            <w:lang w:val="en-US"/>
          </w:rPr>
          <w:delText xml:space="preserve">frequency of </w:delText>
        </w:r>
        <w:r w:rsidR="005818B9" w:rsidDel="00A3234E">
          <w:rPr>
            <w:rFonts w:ascii="Times New Roman" w:hAnsi="Times New Roman" w:cs="Times New Roman"/>
            <w:sz w:val="24"/>
            <w:szCs w:val="24"/>
            <w:lang w:val="en-US"/>
          </w:rPr>
          <w:delText>extreme events</w:delText>
        </w:r>
        <w:r w:rsidR="00C23C91" w:rsidDel="00A3234E">
          <w:rPr>
            <w:rFonts w:ascii="Times New Roman" w:hAnsi="Times New Roman" w:cs="Times New Roman"/>
            <w:sz w:val="24"/>
            <w:szCs w:val="24"/>
            <w:lang w:val="en-US"/>
          </w:rPr>
          <w:delText xml:space="preserve"> may also alter dispersal patterns</w:delText>
        </w:r>
        <w:r w:rsidR="005818B9" w:rsidDel="00A3234E">
          <w:rPr>
            <w:rFonts w:ascii="Times New Roman" w:hAnsi="Times New Roman" w:cs="Times New Roman"/>
            <w:sz w:val="24"/>
            <w:szCs w:val="24"/>
            <w:lang w:val="en-US"/>
          </w:rPr>
          <w:delText xml:space="preserve"> (</w:delText>
        </w:r>
        <w:r w:rsidR="00C23C91" w:rsidRPr="00C23C91" w:rsidDel="00A3234E">
          <w:rPr>
            <w:rFonts w:ascii="Times New Roman" w:hAnsi="Times New Roman" w:cs="Times New Roman"/>
            <w:sz w:val="24"/>
            <w:szCs w:val="24"/>
            <w:lang w:val="en-US"/>
          </w:rPr>
          <w:delText xml:space="preserve">Kuparinen </w:delText>
        </w:r>
        <w:r w:rsidR="00C23C91" w:rsidRPr="00FA5C4D" w:rsidDel="00A3234E">
          <w:rPr>
            <w:rFonts w:ascii="Times New Roman" w:hAnsi="Times New Roman" w:cs="Times New Roman"/>
            <w:i/>
            <w:iCs/>
            <w:sz w:val="24"/>
            <w:szCs w:val="24"/>
            <w:lang w:val="en-US"/>
          </w:rPr>
          <w:delText>et al</w:delText>
        </w:r>
        <w:r w:rsidR="00C23C91" w:rsidRPr="00C23C91" w:rsidDel="00A3234E">
          <w:rPr>
            <w:rFonts w:ascii="Times New Roman" w:hAnsi="Times New Roman" w:cs="Times New Roman"/>
            <w:sz w:val="24"/>
            <w:szCs w:val="24"/>
            <w:lang w:val="en-US"/>
          </w:rPr>
          <w:delText>. 2009</w:delText>
        </w:r>
        <w:r w:rsidR="00C23C91" w:rsidDel="00A3234E">
          <w:rPr>
            <w:rFonts w:ascii="Times New Roman" w:hAnsi="Times New Roman" w:cs="Times New Roman"/>
            <w:sz w:val="24"/>
            <w:szCs w:val="24"/>
            <w:lang w:val="en-US"/>
          </w:rPr>
          <w:delText xml:space="preserve">, </w:delText>
        </w:r>
        <w:r w:rsidR="00C23C91" w:rsidRPr="00C23C91" w:rsidDel="00A3234E">
          <w:rPr>
            <w:rFonts w:ascii="Times New Roman" w:hAnsi="Times New Roman" w:cs="Times New Roman"/>
            <w:sz w:val="24"/>
            <w:szCs w:val="24"/>
            <w:lang w:val="en-US"/>
          </w:rPr>
          <w:delText xml:space="preserve">Soons </w:delText>
        </w:r>
        <w:r w:rsidR="00C23C91" w:rsidRPr="00FA5C4D" w:rsidDel="00A3234E">
          <w:rPr>
            <w:rFonts w:ascii="Times New Roman" w:hAnsi="Times New Roman" w:cs="Times New Roman"/>
            <w:i/>
            <w:iCs/>
            <w:sz w:val="24"/>
            <w:szCs w:val="24"/>
            <w:lang w:val="en-US"/>
          </w:rPr>
          <w:delText>et al</w:delText>
        </w:r>
        <w:r w:rsidR="00C23C91" w:rsidRPr="00C23C91" w:rsidDel="00A3234E">
          <w:rPr>
            <w:rFonts w:ascii="Times New Roman" w:hAnsi="Times New Roman" w:cs="Times New Roman"/>
            <w:sz w:val="24"/>
            <w:szCs w:val="24"/>
            <w:lang w:val="en-US"/>
          </w:rPr>
          <w:delText>. 2004</w:delText>
        </w:r>
        <w:r w:rsidR="00C23C91" w:rsidDel="00A3234E">
          <w:rPr>
            <w:rFonts w:ascii="Times New Roman" w:hAnsi="Times New Roman" w:cs="Times New Roman"/>
            <w:sz w:val="24"/>
            <w:szCs w:val="24"/>
            <w:lang w:val="en-US"/>
          </w:rPr>
          <w:delText xml:space="preserve">, </w:delText>
        </w:r>
        <w:r w:rsidR="00C23C91" w:rsidRPr="00C23C91" w:rsidDel="00A3234E">
          <w:rPr>
            <w:rFonts w:ascii="Times New Roman" w:hAnsi="Times New Roman" w:cs="Times New Roman"/>
            <w:sz w:val="24"/>
            <w:szCs w:val="24"/>
            <w:lang w:val="en-US"/>
          </w:rPr>
          <w:delText xml:space="preserve">Bullock </w:delText>
        </w:r>
        <w:r w:rsidR="00C23C91" w:rsidRPr="00FA5C4D" w:rsidDel="00A3234E">
          <w:rPr>
            <w:rFonts w:ascii="Times New Roman" w:hAnsi="Times New Roman" w:cs="Times New Roman"/>
            <w:i/>
            <w:iCs/>
            <w:sz w:val="24"/>
            <w:szCs w:val="24"/>
            <w:lang w:val="en-US"/>
          </w:rPr>
          <w:delText>et al</w:delText>
        </w:r>
        <w:r w:rsidR="00C23C91" w:rsidRPr="00C23C91" w:rsidDel="00A3234E">
          <w:rPr>
            <w:rFonts w:ascii="Times New Roman" w:hAnsi="Times New Roman" w:cs="Times New Roman"/>
            <w:sz w:val="24"/>
            <w:szCs w:val="24"/>
            <w:lang w:val="en-US"/>
          </w:rPr>
          <w:delText>. 2012</w:delText>
        </w:r>
        <w:r w:rsidR="005818B9" w:rsidDel="00A3234E">
          <w:rPr>
            <w:rFonts w:ascii="Times New Roman" w:hAnsi="Times New Roman" w:cs="Times New Roman"/>
            <w:sz w:val="24"/>
            <w:szCs w:val="24"/>
            <w:lang w:val="en-US"/>
          </w:rPr>
          <w:delText>)</w:delText>
        </w:r>
        <w:r w:rsidRPr="00B65D15" w:rsidDel="00A3234E">
          <w:rPr>
            <w:rFonts w:ascii="Times New Roman" w:hAnsi="Times New Roman" w:cs="Times New Roman"/>
            <w:sz w:val="24"/>
            <w:szCs w:val="24"/>
            <w:lang w:val="en-US"/>
          </w:rPr>
          <w:delText xml:space="preserve">. How these changes </w:delText>
        </w:r>
        <w:r w:rsidR="005818B9" w:rsidDel="00A3234E">
          <w:rPr>
            <w:rFonts w:ascii="Times New Roman" w:hAnsi="Times New Roman" w:cs="Times New Roman"/>
            <w:sz w:val="24"/>
            <w:szCs w:val="24"/>
            <w:lang w:val="en-US"/>
          </w:rPr>
          <w:delText xml:space="preserve">interact and </w:delText>
        </w:r>
        <w:r w:rsidRPr="00B65D15" w:rsidDel="00A3234E">
          <w:rPr>
            <w:rFonts w:ascii="Times New Roman" w:hAnsi="Times New Roman" w:cs="Times New Roman"/>
            <w:sz w:val="24"/>
            <w:szCs w:val="24"/>
            <w:lang w:val="en-US"/>
          </w:rPr>
          <w:delText xml:space="preserve">play out will critically determine distributions of invasive species in future climates. </w:delText>
        </w:r>
      </w:del>
      <w:r w:rsidRPr="00B65D15">
        <w:rPr>
          <w:rFonts w:ascii="Times New Roman" w:hAnsi="Times New Roman" w:cs="Times New Roman"/>
          <w:sz w:val="24"/>
          <w:szCs w:val="24"/>
          <w:lang w:val="en-US"/>
        </w:rPr>
        <w:t xml:space="preserve">Dispersal kernels like the ones in this study are often used to estimate the rate at which species </w:t>
      </w:r>
      <w:proofErr w:type="gramStart"/>
      <w:r w:rsidRPr="00B65D15">
        <w:rPr>
          <w:rFonts w:ascii="Times New Roman" w:hAnsi="Times New Roman" w:cs="Times New Roman"/>
          <w:sz w:val="24"/>
          <w:szCs w:val="24"/>
          <w:lang w:val="en-US"/>
        </w:rPr>
        <w:t>spread, and</w:t>
      </w:r>
      <w:proofErr w:type="gramEnd"/>
      <w:r w:rsidRPr="00B65D15">
        <w:rPr>
          <w:rFonts w:ascii="Times New Roman" w:hAnsi="Times New Roman" w:cs="Times New Roman"/>
          <w:sz w:val="24"/>
          <w:szCs w:val="24"/>
          <w:lang w:val="en-US"/>
        </w:rPr>
        <w:t xml:space="preserve"> are often included </w:t>
      </w:r>
      <w:r w:rsidR="00294C76">
        <w:rPr>
          <w:rFonts w:ascii="Times New Roman" w:hAnsi="Times New Roman" w:cs="Times New Roman"/>
          <w:sz w:val="24"/>
          <w:szCs w:val="24"/>
          <w:lang w:val="en-US"/>
        </w:rPr>
        <w:t xml:space="preserve">in </w:t>
      </w:r>
      <w:r w:rsidRPr="00B65D15">
        <w:rPr>
          <w:rFonts w:ascii="Times New Roman" w:hAnsi="Times New Roman" w:cs="Times New Roman"/>
          <w:sz w:val="24"/>
          <w:szCs w:val="24"/>
          <w:lang w:val="en-US"/>
        </w:rPr>
        <w:t>integrodifference and integral projection models of population spread (e.g.</w:t>
      </w:r>
      <w:r w:rsidR="00FA4CB6">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w:t>
      </w:r>
      <w:proofErr w:type="spellStart"/>
      <w:r w:rsidRPr="00B65D15">
        <w:rPr>
          <w:rFonts w:ascii="Times New Roman" w:hAnsi="Times New Roman" w:cs="Times New Roman"/>
          <w:sz w:val="24"/>
          <w:szCs w:val="24"/>
          <w:lang w:val="en-US"/>
        </w:rPr>
        <w:t>Kot</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Neubert and Caswell 2000, </w:t>
      </w:r>
      <w:proofErr w:type="spellStart"/>
      <w:r w:rsidRPr="00B65D15">
        <w:rPr>
          <w:rFonts w:ascii="Times New Roman" w:hAnsi="Times New Roman" w:cs="Times New Roman"/>
          <w:sz w:val="24"/>
          <w:szCs w:val="24"/>
          <w:lang w:val="en-US"/>
        </w:rPr>
        <w:t>Ellner</w:t>
      </w:r>
      <w:proofErr w:type="spellEnd"/>
      <w:r w:rsidRPr="00B65D15">
        <w:rPr>
          <w:rFonts w:ascii="Times New Roman" w:hAnsi="Times New Roman" w:cs="Times New Roman"/>
          <w:sz w:val="24"/>
          <w:szCs w:val="24"/>
          <w:lang w:val="en-US"/>
        </w:rPr>
        <w:t xml:space="preserve"> and Rees 2006, </w:t>
      </w:r>
      <w:proofErr w:type="spellStart"/>
      <w:r w:rsidRPr="00B65D15">
        <w:rPr>
          <w:rFonts w:ascii="Times New Roman" w:hAnsi="Times New Roman" w:cs="Times New Roman"/>
          <w:sz w:val="24"/>
          <w:szCs w:val="24"/>
          <w:lang w:val="en-US"/>
        </w:rPr>
        <w:t>Jongejans</w:t>
      </w:r>
      <w:proofErr w:type="spellEnd"/>
      <w:r w:rsidRPr="00B65D15">
        <w:rPr>
          <w:rFonts w:ascii="Times New Roman" w:hAnsi="Times New Roman" w:cs="Times New Roman"/>
          <w:sz w:val="24"/>
          <w:szCs w:val="24"/>
          <w:lang w:val="en-US"/>
        </w:rPr>
        <w:t xml:space="preserve"> et al. 2011). These models can be highly sensitive to the right tails of dispersal kernels used in the model framework; population movement here can often be driven by a small handful of long-distance dispersal events (</w:t>
      </w:r>
      <w:proofErr w:type="spellStart"/>
      <w:r w:rsidRPr="00B65D15">
        <w:rPr>
          <w:rFonts w:ascii="Times New Roman" w:hAnsi="Times New Roman" w:cs="Times New Roman"/>
          <w:sz w:val="24"/>
          <w:szCs w:val="24"/>
          <w:lang w:val="en-US"/>
        </w:rPr>
        <w:t>Kot</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1996</w:t>
      </w:r>
      <w:r w:rsidR="003A655E" w:rsidRPr="00B65D15">
        <w:rPr>
          <w:rFonts w:ascii="Times New Roman" w:hAnsi="Times New Roman" w:cs="Times New Roman"/>
          <w:sz w:val="24"/>
          <w:szCs w:val="24"/>
          <w:lang w:val="en-US"/>
        </w:rPr>
        <w:t>,</w:t>
      </w:r>
      <w:r w:rsidRPr="00B65D15">
        <w:rPr>
          <w:rFonts w:ascii="Times New Roman" w:hAnsi="Times New Roman" w:cs="Times New Roman"/>
          <w:sz w:val="24"/>
          <w:szCs w:val="24"/>
          <w:lang w:val="en-US"/>
        </w:rPr>
        <w:t xml:space="preserve"> Clark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1998, 2001). </w:t>
      </w:r>
      <w:del w:id="328" w:author="Drees, Trevor" w:date="2023-04-10T20:09:00Z">
        <w:r w:rsidRPr="00B65D15" w:rsidDel="00554EEE">
          <w:rPr>
            <w:rFonts w:ascii="Times New Roman" w:hAnsi="Times New Roman" w:cs="Times New Roman"/>
            <w:sz w:val="24"/>
            <w:szCs w:val="24"/>
            <w:lang w:val="en-US"/>
          </w:rPr>
          <w:delText>Because propagules dispersed long distance</w:delText>
        </w:r>
        <w:r w:rsidR="00294C76" w:rsidDel="00554EEE">
          <w:rPr>
            <w:rFonts w:ascii="Times New Roman" w:hAnsi="Times New Roman" w:cs="Times New Roman"/>
            <w:sz w:val="24"/>
            <w:szCs w:val="24"/>
            <w:lang w:val="en-US"/>
          </w:rPr>
          <w:delText>s</w:delText>
        </w:r>
        <w:r w:rsidRPr="00B65D15" w:rsidDel="00554EEE">
          <w:rPr>
            <w:rFonts w:ascii="Times New Roman" w:hAnsi="Times New Roman" w:cs="Times New Roman"/>
            <w:sz w:val="24"/>
            <w:szCs w:val="24"/>
            <w:lang w:val="en-US"/>
          </w:rPr>
          <w:delText xml:space="preserve"> can escape density-dependent mortality (Janzen 1970</w:delText>
        </w:r>
        <w:r w:rsidR="003A655E" w:rsidRPr="00B65D15" w:rsidDel="00554EEE">
          <w:rPr>
            <w:rFonts w:ascii="Times New Roman" w:hAnsi="Times New Roman" w:cs="Times New Roman"/>
            <w:sz w:val="24"/>
            <w:szCs w:val="24"/>
            <w:lang w:val="en-US"/>
          </w:rPr>
          <w:delText>,</w:delText>
        </w:r>
        <w:r w:rsidRPr="00B65D15" w:rsidDel="00554EEE">
          <w:rPr>
            <w:rFonts w:ascii="Times New Roman" w:hAnsi="Times New Roman" w:cs="Times New Roman"/>
            <w:sz w:val="24"/>
            <w:szCs w:val="24"/>
            <w:lang w:val="en-US"/>
          </w:rPr>
          <w:delText xml:space="preserve"> Connell 1971) from sources such as predation (Blundell and Peart 1998</w:delText>
        </w:r>
        <w:r w:rsidR="003A655E" w:rsidRPr="00B65D15" w:rsidDel="00554EEE">
          <w:rPr>
            <w:rFonts w:ascii="Times New Roman" w:hAnsi="Times New Roman" w:cs="Times New Roman"/>
            <w:sz w:val="24"/>
            <w:szCs w:val="24"/>
            <w:lang w:val="en-US"/>
          </w:rPr>
          <w:delText>,</w:delText>
        </w:r>
        <w:r w:rsidRPr="00B65D15" w:rsidDel="00554EEE">
          <w:rPr>
            <w:rFonts w:ascii="Times New Roman" w:hAnsi="Times New Roman" w:cs="Times New Roman"/>
            <w:sz w:val="24"/>
            <w:szCs w:val="24"/>
            <w:lang w:val="en-US"/>
          </w:rPr>
          <w:delText xml:space="preserve"> Norghauer </w:delText>
        </w:r>
        <w:r w:rsidRPr="00B65D15" w:rsidDel="00554EEE">
          <w:rPr>
            <w:rFonts w:ascii="Times New Roman" w:hAnsi="Times New Roman" w:cs="Times New Roman"/>
            <w:i/>
            <w:iCs/>
            <w:sz w:val="24"/>
            <w:szCs w:val="24"/>
            <w:lang w:val="en-US"/>
          </w:rPr>
          <w:delText>et al</w:delText>
        </w:r>
        <w:r w:rsidRPr="00B65D15" w:rsidDel="00554EEE">
          <w:rPr>
            <w:rFonts w:ascii="Times New Roman" w:hAnsi="Times New Roman" w:cs="Times New Roman"/>
            <w:sz w:val="24"/>
            <w:szCs w:val="24"/>
            <w:lang w:val="en-US"/>
          </w:rPr>
          <w:delText>. 2010) or infection by pathogens (Augspurger 1983</w:delText>
        </w:r>
        <w:r w:rsidR="003A655E" w:rsidRPr="00B65D15" w:rsidDel="00554EEE">
          <w:rPr>
            <w:rFonts w:ascii="Times New Roman" w:hAnsi="Times New Roman" w:cs="Times New Roman"/>
            <w:sz w:val="24"/>
            <w:szCs w:val="24"/>
            <w:lang w:val="en-US"/>
          </w:rPr>
          <w:delText>,</w:delText>
        </w:r>
        <w:r w:rsidRPr="00B65D15" w:rsidDel="00554EEE">
          <w:rPr>
            <w:rFonts w:ascii="Times New Roman" w:hAnsi="Times New Roman" w:cs="Times New Roman"/>
            <w:sz w:val="24"/>
            <w:szCs w:val="24"/>
            <w:lang w:val="en-US"/>
          </w:rPr>
          <w:delText xml:space="preserve"> Augspurger and Kelly 1984), or because they can simply find more suitable habitat, they may experience increased fitness and make significant contributions to population growth and spread. </w:delText>
        </w:r>
      </w:del>
      <w:ins w:id="329" w:author="Drees, Trevor" w:date="2023-04-10T19:53:00Z">
        <w:r w:rsidR="00A3234E">
          <w:rPr>
            <w:rFonts w:ascii="Times New Roman" w:hAnsi="Times New Roman" w:cs="Times New Roman"/>
            <w:sz w:val="24"/>
            <w:szCs w:val="24"/>
            <w:lang w:val="en-US"/>
          </w:rPr>
          <w:t>Here, we</w:t>
        </w:r>
      </w:ins>
      <w:ins w:id="330" w:author="Drees, Trevor" w:date="2023-04-10T19:54:00Z">
        <w:r w:rsidR="00A3234E">
          <w:rPr>
            <w:rFonts w:ascii="Times New Roman" w:hAnsi="Times New Roman" w:cs="Times New Roman"/>
            <w:sz w:val="24"/>
            <w:szCs w:val="24"/>
            <w:lang w:val="en-US"/>
          </w:rPr>
          <w:t xml:space="preserve"> see </w:t>
        </w:r>
      </w:ins>
      <w:ins w:id="331" w:author="Drees, Trevor" w:date="2023-04-10T19:56:00Z">
        <w:r w:rsidR="00A3234E">
          <w:rPr>
            <w:rFonts w:ascii="Times New Roman" w:hAnsi="Times New Roman" w:cs="Times New Roman"/>
            <w:sz w:val="24"/>
            <w:szCs w:val="24"/>
            <w:lang w:val="en-US"/>
          </w:rPr>
          <w:t>these effects play out in our spread rate simulations; the seemingly subtle shift in the dispersal kernel tails in Figure 1 results in a</w:t>
        </w:r>
      </w:ins>
      <w:ins w:id="332" w:author="Drees, Trevor" w:date="2023-04-10T19:58:00Z">
        <w:r w:rsidR="00A3234E">
          <w:rPr>
            <w:rFonts w:ascii="Times New Roman" w:hAnsi="Times New Roman" w:cs="Times New Roman"/>
            <w:sz w:val="24"/>
            <w:szCs w:val="24"/>
            <w:lang w:val="en-US"/>
          </w:rPr>
          <w:t xml:space="preserve">n approximately 21% increase in spread </w:t>
        </w:r>
        <w:proofErr w:type="gramStart"/>
        <w:r w:rsidR="00A3234E">
          <w:rPr>
            <w:rFonts w:ascii="Times New Roman" w:hAnsi="Times New Roman" w:cs="Times New Roman"/>
            <w:sz w:val="24"/>
            <w:szCs w:val="24"/>
            <w:lang w:val="en-US"/>
          </w:rPr>
          <w:t>rate, and</w:t>
        </w:r>
        <w:proofErr w:type="gramEnd"/>
        <w:r w:rsidR="00A3234E">
          <w:rPr>
            <w:rFonts w:ascii="Times New Roman" w:hAnsi="Times New Roman" w:cs="Times New Roman"/>
            <w:sz w:val="24"/>
            <w:szCs w:val="24"/>
            <w:lang w:val="en-US"/>
          </w:rPr>
          <w:t xml:space="preserve"> grows to a</w:t>
        </w:r>
      </w:ins>
      <w:ins w:id="333" w:author="Drees, Trevor" w:date="2023-04-10T19:59:00Z">
        <w:r w:rsidR="00A3234E">
          <w:rPr>
            <w:rFonts w:ascii="Times New Roman" w:hAnsi="Times New Roman" w:cs="Times New Roman"/>
            <w:sz w:val="24"/>
            <w:szCs w:val="24"/>
            <w:lang w:val="en-US"/>
          </w:rPr>
          <w:t>pproximately 42% when factoring in other warming-induced increases in</w:t>
        </w:r>
      </w:ins>
      <w:ins w:id="334" w:author="Drees, Trevor" w:date="2023-04-10T20:00:00Z">
        <w:r w:rsidR="00A3234E">
          <w:rPr>
            <w:rFonts w:ascii="Times New Roman" w:hAnsi="Times New Roman" w:cs="Times New Roman"/>
            <w:sz w:val="24"/>
            <w:szCs w:val="24"/>
            <w:lang w:val="en-US"/>
          </w:rPr>
          <w:t xml:space="preserve"> survival, seed production, and</w:t>
        </w:r>
      </w:ins>
      <w:ins w:id="335" w:author="Drees, Trevor" w:date="2023-04-10T19:59:00Z">
        <w:r w:rsidR="00A3234E">
          <w:rPr>
            <w:rFonts w:ascii="Times New Roman" w:hAnsi="Times New Roman" w:cs="Times New Roman"/>
            <w:sz w:val="24"/>
            <w:szCs w:val="24"/>
            <w:lang w:val="en-US"/>
          </w:rPr>
          <w:t xml:space="preserve"> seed release probability</w:t>
        </w:r>
      </w:ins>
      <w:ins w:id="336" w:author="Drees, Trevor" w:date="2023-04-10T20:00:00Z">
        <w:r w:rsidR="00A3234E">
          <w:rPr>
            <w:rFonts w:ascii="Times New Roman" w:hAnsi="Times New Roman" w:cs="Times New Roman"/>
            <w:sz w:val="24"/>
            <w:szCs w:val="24"/>
            <w:lang w:val="en-US"/>
          </w:rPr>
          <w:t>.</w:t>
        </w:r>
      </w:ins>
      <w:ins w:id="337" w:author="Drees, Trevor" w:date="2023-04-10T20:02:00Z">
        <w:r w:rsidR="00554EEE">
          <w:rPr>
            <w:rFonts w:ascii="Times New Roman" w:hAnsi="Times New Roman" w:cs="Times New Roman"/>
            <w:sz w:val="24"/>
            <w:szCs w:val="24"/>
            <w:lang w:val="en-US"/>
          </w:rPr>
          <w:t xml:space="preserve"> The</w:t>
        </w:r>
      </w:ins>
      <w:ins w:id="338" w:author="Drees, Trevor" w:date="2023-04-10T20:11:00Z">
        <w:r w:rsidR="00554EEE">
          <w:rPr>
            <w:rFonts w:ascii="Times New Roman" w:hAnsi="Times New Roman" w:cs="Times New Roman"/>
            <w:sz w:val="24"/>
            <w:szCs w:val="24"/>
            <w:lang w:val="en-US"/>
          </w:rPr>
          <w:t xml:space="preserve"> approximately</w:t>
        </w:r>
      </w:ins>
      <w:ins w:id="339" w:author="Drees, Trevor" w:date="2023-04-10T20:02:00Z">
        <w:r w:rsidR="00554EEE">
          <w:rPr>
            <w:rFonts w:ascii="Times New Roman" w:hAnsi="Times New Roman" w:cs="Times New Roman"/>
            <w:sz w:val="24"/>
            <w:szCs w:val="24"/>
            <w:lang w:val="en-US"/>
          </w:rPr>
          <w:t xml:space="preserve"> </w:t>
        </w:r>
      </w:ins>
      <w:ins w:id="340" w:author="Drees, Trevor" w:date="2023-04-10T20:11:00Z">
        <w:r w:rsidR="00554EEE">
          <w:rPr>
            <w:rFonts w:ascii="Times New Roman" w:hAnsi="Times New Roman" w:cs="Times New Roman"/>
            <w:sz w:val="24"/>
            <w:szCs w:val="24"/>
            <w:lang w:val="en-US"/>
          </w:rPr>
          <w:t>40</w:t>
        </w:r>
      </w:ins>
      <w:ins w:id="341" w:author="Drees, Trevor" w:date="2023-04-10T20:09:00Z">
        <w:r w:rsidR="00554EEE">
          <w:rPr>
            <w:rFonts w:ascii="Times New Roman" w:hAnsi="Times New Roman" w:cs="Times New Roman"/>
            <w:sz w:val="24"/>
            <w:szCs w:val="24"/>
            <w:lang w:val="en-US"/>
          </w:rPr>
          <w:t>% change observed using maximum-height point so</w:t>
        </w:r>
      </w:ins>
      <w:ins w:id="342" w:author="Drees, Trevor" w:date="2023-04-10T20:10:00Z">
        <w:r w:rsidR="00554EEE">
          <w:rPr>
            <w:rFonts w:ascii="Times New Roman" w:hAnsi="Times New Roman" w:cs="Times New Roman"/>
            <w:sz w:val="24"/>
            <w:szCs w:val="24"/>
            <w:lang w:val="en-US"/>
          </w:rPr>
          <w:t>urce release</w:t>
        </w:r>
      </w:ins>
      <w:ins w:id="343" w:author="Drees, Trevor" w:date="2023-04-10T20:34:00Z">
        <w:r w:rsidR="00DC6D94">
          <w:rPr>
            <w:rFonts w:ascii="Times New Roman" w:hAnsi="Times New Roman" w:cs="Times New Roman"/>
            <w:sz w:val="24"/>
            <w:szCs w:val="24"/>
            <w:lang w:val="en-US"/>
          </w:rPr>
          <w:t xml:space="preserve"> while including warm</w:t>
        </w:r>
      </w:ins>
      <w:ins w:id="344" w:author="Drees, Trevor" w:date="2023-04-10T20:35:00Z">
        <w:r w:rsidR="00DC6D94">
          <w:rPr>
            <w:rFonts w:ascii="Times New Roman" w:hAnsi="Times New Roman" w:cs="Times New Roman"/>
            <w:sz w:val="24"/>
            <w:szCs w:val="24"/>
            <w:lang w:val="en-US"/>
          </w:rPr>
          <w:t>ing induced shifts in survival, reproduction, and seed release</w:t>
        </w:r>
      </w:ins>
      <w:ins w:id="345" w:author="Drees, Trevor" w:date="2023-04-10T20:10:00Z">
        <w:r w:rsidR="00554EEE">
          <w:rPr>
            <w:rFonts w:ascii="Times New Roman" w:hAnsi="Times New Roman" w:cs="Times New Roman"/>
            <w:sz w:val="24"/>
            <w:szCs w:val="24"/>
            <w:lang w:val="en-US"/>
          </w:rPr>
          <w:t xml:space="preserve"> was close to the </w:t>
        </w:r>
      </w:ins>
      <w:ins w:id="346" w:author="Drees, Trevor" w:date="2023-04-10T20:12:00Z">
        <w:r w:rsidR="00554EEE">
          <w:rPr>
            <w:rFonts w:ascii="Times New Roman" w:hAnsi="Times New Roman" w:cs="Times New Roman"/>
            <w:sz w:val="24"/>
            <w:szCs w:val="24"/>
            <w:lang w:val="en-US"/>
          </w:rPr>
          <w:t>38</w:t>
        </w:r>
      </w:ins>
      <w:ins w:id="347" w:author="Drees, Trevor" w:date="2023-04-10T20:10:00Z">
        <w:r w:rsidR="00554EEE">
          <w:rPr>
            <w:rFonts w:ascii="Times New Roman" w:hAnsi="Times New Roman" w:cs="Times New Roman"/>
            <w:sz w:val="24"/>
            <w:szCs w:val="24"/>
            <w:lang w:val="en-US"/>
          </w:rPr>
          <w:t xml:space="preserve">% increase observed by </w:t>
        </w:r>
        <w:r w:rsidR="00554EEE">
          <w:rPr>
            <w:rFonts w:ascii="Times New Roman" w:hAnsi="Times New Roman" w:cs="Times New Roman"/>
            <w:sz w:val="24"/>
            <w:szCs w:val="24"/>
          </w:rPr>
          <w:t xml:space="preserve">Teller </w:t>
        </w:r>
        <w:r w:rsidR="00554EEE">
          <w:rPr>
            <w:rFonts w:ascii="Times New Roman" w:hAnsi="Times New Roman" w:cs="Times New Roman"/>
            <w:i/>
            <w:iCs/>
            <w:sz w:val="24"/>
            <w:szCs w:val="24"/>
          </w:rPr>
          <w:t>et al</w:t>
        </w:r>
        <w:r w:rsidR="00554EEE">
          <w:rPr>
            <w:rFonts w:ascii="Times New Roman" w:hAnsi="Times New Roman" w:cs="Times New Roman"/>
            <w:sz w:val="24"/>
            <w:szCs w:val="24"/>
          </w:rPr>
          <w:t xml:space="preserve">. </w:t>
        </w:r>
        <w:r w:rsidR="00554EEE">
          <w:rPr>
            <w:rFonts w:ascii="Times New Roman" w:hAnsi="Times New Roman" w:cs="Times New Roman"/>
            <w:sz w:val="24"/>
            <w:szCs w:val="24"/>
          </w:rPr>
          <w:t>(</w:t>
        </w:r>
        <w:r w:rsidR="00554EEE">
          <w:rPr>
            <w:rFonts w:ascii="Times New Roman" w:hAnsi="Times New Roman" w:cs="Times New Roman"/>
            <w:sz w:val="24"/>
            <w:szCs w:val="24"/>
          </w:rPr>
          <w:t>2016</w:t>
        </w:r>
      </w:ins>
      <w:ins w:id="348" w:author="Drees, Trevor" w:date="2023-04-10T20:11:00Z">
        <w:r w:rsidR="00554EEE">
          <w:rPr>
            <w:rFonts w:ascii="Times New Roman" w:hAnsi="Times New Roman" w:cs="Times New Roman"/>
            <w:sz w:val="24"/>
            <w:szCs w:val="24"/>
          </w:rPr>
          <w:t xml:space="preserve">) </w:t>
        </w:r>
      </w:ins>
      <w:ins w:id="349" w:author="Drees, Trevor" w:date="2023-04-10T20:35:00Z">
        <w:r w:rsidR="00DC6D94">
          <w:rPr>
            <w:rFonts w:ascii="Times New Roman" w:hAnsi="Times New Roman" w:cs="Times New Roman"/>
            <w:sz w:val="24"/>
            <w:szCs w:val="24"/>
          </w:rPr>
          <w:t>when accounting for the same shifts.</w:t>
        </w:r>
      </w:ins>
      <w:ins w:id="350" w:author="Drees, Trevor" w:date="2023-04-10T20:39:00Z">
        <w:r w:rsidR="00DC6D94">
          <w:rPr>
            <w:rFonts w:ascii="Times New Roman" w:hAnsi="Times New Roman" w:cs="Times New Roman"/>
            <w:sz w:val="24"/>
            <w:szCs w:val="24"/>
          </w:rPr>
          <w:t xml:space="preserve"> </w:t>
        </w:r>
      </w:ins>
      <w:ins w:id="351" w:author="Drees, Trevor" w:date="2023-04-10T20:40:00Z">
        <w:r w:rsidR="00DC6D94">
          <w:rPr>
            <w:rFonts w:ascii="Times New Roman" w:hAnsi="Times New Roman" w:cs="Times New Roman"/>
            <w:sz w:val="24"/>
            <w:szCs w:val="24"/>
          </w:rPr>
          <w:t>Note t</w:t>
        </w:r>
      </w:ins>
      <w:ins w:id="352" w:author="Drees, Trevor" w:date="2023-04-10T20:41:00Z">
        <w:r w:rsidR="00DC6D94">
          <w:rPr>
            <w:rFonts w:ascii="Times New Roman" w:hAnsi="Times New Roman" w:cs="Times New Roman"/>
            <w:sz w:val="24"/>
            <w:szCs w:val="24"/>
          </w:rPr>
          <w:t xml:space="preserve">hat </w:t>
        </w:r>
        <w:r w:rsidR="00DC6D94">
          <w:rPr>
            <w:rFonts w:ascii="Times New Roman" w:hAnsi="Times New Roman" w:cs="Times New Roman"/>
            <w:sz w:val="24"/>
            <w:szCs w:val="24"/>
            <w:lang w:val="en-US"/>
          </w:rPr>
          <w:t>w</w:t>
        </w:r>
        <w:r w:rsidR="00DC6D94" w:rsidRPr="00B65D15">
          <w:rPr>
            <w:rFonts w:ascii="Times New Roman" w:hAnsi="Times New Roman" w:cs="Times New Roman"/>
            <w:sz w:val="24"/>
            <w:szCs w:val="24"/>
            <w:lang w:val="en-US"/>
          </w:rPr>
          <w:t>arming-induced height increases are only one response that may affect dispersal patterns in wind-dispersed plants under climate change</w:t>
        </w:r>
        <w:r w:rsidR="00DC6D94">
          <w:rPr>
            <w:rFonts w:ascii="Times New Roman" w:hAnsi="Times New Roman" w:cs="Times New Roman"/>
            <w:sz w:val="24"/>
            <w:szCs w:val="24"/>
            <w:lang w:val="en-US"/>
          </w:rPr>
          <w:t>: shifts in air turbulence, wind speeds, and frequency of extreme events may also alter dispersal patterns (</w:t>
        </w:r>
        <w:proofErr w:type="spellStart"/>
        <w:r w:rsidR="00DC6D94" w:rsidRPr="00C23C91">
          <w:rPr>
            <w:rFonts w:ascii="Times New Roman" w:hAnsi="Times New Roman" w:cs="Times New Roman"/>
            <w:sz w:val="24"/>
            <w:szCs w:val="24"/>
            <w:lang w:val="en-US"/>
          </w:rPr>
          <w:t>Kuparinen</w:t>
        </w:r>
        <w:proofErr w:type="spellEnd"/>
        <w:r w:rsidR="00DC6D94" w:rsidRPr="00C23C91">
          <w:rPr>
            <w:rFonts w:ascii="Times New Roman" w:hAnsi="Times New Roman" w:cs="Times New Roman"/>
            <w:sz w:val="24"/>
            <w:szCs w:val="24"/>
            <w:lang w:val="en-US"/>
          </w:rPr>
          <w:t xml:space="preserve">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2009</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Soons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2004</w:t>
        </w:r>
        <w:r w:rsidR="00DC6D94">
          <w:rPr>
            <w:rFonts w:ascii="Times New Roman" w:hAnsi="Times New Roman" w:cs="Times New Roman"/>
            <w:sz w:val="24"/>
            <w:szCs w:val="24"/>
            <w:lang w:val="en-US"/>
          </w:rPr>
          <w:t xml:space="preserve">, </w:t>
        </w:r>
        <w:r w:rsidR="00DC6D94" w:rsidRPr="00C23C91">
          <w:rPr>
            <w:rFonts w:ascii="Times New Roman" w:hAnsi="Times New Roman" w:cs="Times New Roman"/>
            <w:sz w:val="24"/>
            <w:szCs w:val="24"/>
            <w:lang w:val="en-US"/>
          </w:rPr>
          <w:t xml:space="preserve">Bullock </w:t>
        </w:r>
        <w:r w:rsidR="00DC6D94" w:rsidRPr="00FA5C4D">
          <w:rPr>
            <w:rFonts w:ascii="Times New Roman" w:hAnsi="Times New Roman" w:cs="Times New Roman"/>
            <w:i/>
            <w:iCs/>
            <w:sz w:val="24"/>
            <w:szCs w:val="24"/>
            <w:lang w:val="en-US"/>
          </w:rPr>
          <w:t>et al</w:t>
        </w:r>
        <w:r w:rsidR="00DC6D94" w:rsidRPr="00C23C91">
          <w:rPr>
            <w:rFonts w:ascii="Times New Roman" w:hAnsi="Times New Roman" w:cs="Times New Roman"/>
            <w:sz w:val="24"/>
            <w:szCs w:val="24"/>
            <w:lang w:val="en-US"/>
          </w:rPr>
          <w:t>. 2012</w:t>
        </w:r>
        <w:r w:rsidR="00DC6D94">
          <w:rPr>
            <w:rFonts w:ascii="Times New Roman" w:hAnsi="Times New Roman" w:cs="Times New Roman"/>
            <w:sz w:val="24"/>
            <w:szCs w:val="24"/>
            <w:lang w:val="en-US"/>
          </w:rPr>
          <w:t>)</w:t>
        </w:r>
        <w:r w:rsidR="00DC6D94" w:rsidRPr="00B65D15">
          <w:rPr>
            <w:rFonts w:ascii="Times New Roman" w:hAnsi="Times New Roman" w:cs="Times New Roman"/>
            <w:sz w:val="24"/>
            <w:szCs w:val="24"/>
            <w:lang w:val="en-US"/>
          </w:rPr>
          <w:t>.</w:t>
        </w:r>
      </w:ins>
      <w:ins w:id="353" w:author="Drees, Trevor" w:date="2023-04-10T20:47:00Z">
        <w:r w:rsidR="000E5D80">
          <w:rPr>
            <w:rFonts w:ascii="Times New Roman" w:hAnsi="Times New Roman" w:cs="Times New Roman"/>
            <w:sz w:val="24"/>
            <w:szCs w:val="24"/>
          </w:rPr>
          <w:t xml:space="preserve"> </w:t>
        </w:r>
      </w:ins>
      <w:ins w:id="354" w:author="Drees, Trevor" w:date="2023-04-10T20:45:00Z">
        <w:r w:rsidR="000E5D80">
          <w:rPr>
            <w:rFonts w:ascii="Times New Roman" w:hAnsi="Times New Roman" w:cs="Times New Roman"/>
            <w:sz w:val="24"/>
            <w:szCs w:val="24"/>
            <w:lang w:val="en-US"/>
          </w:rPr>
          <w:t xml:space="preserve">Furthermore, </w:t>
        </w:r>
      </w:ins>
      <w:ins w:id="355" w:author="Drees, Trevor" w:date="2023-04-10T20:39:00Z">
        <w:r w:rsidR="00DC6D94">
          <w:rPr>
            <w:rFonts w:ascii="Times New Roman" w:hAnsi="Times New Roman" w:cs="Times New Roman"/>
            <w:sz w:val="24"/>
            <w:szCs w:val="24"/>
            <w:lang w:val="en-US"/>
          </w:rPr>
          <w:t xml:space="preserve">using a maximum-height point source rather than the distribution of </w:t>
        </w:r>
      </w:ins>
      <w:ins w:id="356" w:author="Drees, Trevor" w:date="2023-04-10T20:45:00Z">
        <w:r w:rsidR="000E5D80">
          <w:rPr>
            <w:rFonts w:ascii="Times New Roman" w:hAnsi="Times New Roman" w:cs="Times New Roman"/>
            <w:sz w:val="24"/>
            <w:szCs w:val="24"/>
            <w:lang w:val="en-US"/>
          </w:rPr>
          <w:t xml:space="preserve">flower head </w:t>
        </w:r>
      </w:ins>
      <w:ins w:id="357" w:author="Drees, Trevor" w:date="2023-04-10T20:39:00Z">
        <w:r w:rsidR="00DC6D94">
          <w:rPr>
            <w:rFonts w:ascii="Times New Roman" w:hAnsi="Times New Roman" w:cs="Times New Roman"/>
            <w:sz w:val="24"/>
            <w:szCs w:val="24"/>
            <w:lang w:val="en-US"/>
          </w:rPr>
          <w:t>heights</w:t>
        </w:r>
      </w:ins>
      <w:ins w:id="358" w:author="Drees, Trevor" w:date="2023-04-10T20:45:00Z">
        <w:r w:rsidR="000E5D80">
          <w:rPr>
            <w:rFonts w:ascii="Times New Roman" w:hAnsi="Times New Roman" w:cs="Times New Roman"/>
            <w:sz w:val="24"/>
            <w:szCs w:val="24"/>
            <w:lang w:val="en-US"/>
          </w:rPr>
          <w:t xml:space="preserve"> also has implications for spread rates. We demon</w:t>
        </w:r>
      </w:ins>
      <w:ins w:id="359" w:author="Drees, Trevor" w:date="2023-04-10T20:46:00Z">
        <w:r w:rsidR="000E5D80">
          <w:rPr>
            <w:rFonts w:ascii="Times New Roman" w:hAnsi="Times New Roman" w:cs="Times New Roman"/>
            <w:sz w:val="24"/>
            <w:szCs w:val="24"/>
            <w:lang w:val="en-US"/>
          </w:rPr>
          <w:t>strate that this simplifying assumption</w:t>
        </w:r>
      </w:ins>
      <w:ins w:id="360" w:author="Drees, Trevor" w:date="2023-04-10T20:39:00Z">
        <w:r w:rsidR="00DC6D94">
          <w:rPr>
            <w:rFonts w:ascii="Times New Roman" w:hAnsi="Times New Roman" w:cs="Times New Roman"/>
            <w:sz w:val="24"/>
            <w:szCs w:val="24"/>
            <w:lang w:val="en-US"/>
          </w:rPr>
          <w:t xml:space="preserve"> increase</w:t>
        </w:r>
      </w:ins>
      <w:ins w:id="361" w:author="Drees, Trevor" w:date="2023-04-10T20:46:00Z">
        <w:r w:rsidR="000E5D80">
          <w:rPr>
            <w:rFonts w:ascii="Times New Roman" w:hAnsi="Times New Roman" w:cs="Times New Roman"/>
            <w:sz w:val="24"/>
            <w:szCs w:val="24"/>
            <w:lang w:val="en-US"/>
          </w:rPr>
          <w:t>s</w:t>
        </w:r>
      </w:ins>
      <w:ins w:id="362" w:author="Drees, Trevor" w:date="2023-04-10T20:39:00Z">
        <w:r w:rsidR="00DC6D94">
          <w:rPr>
            <w:rFonts w:ascii="Times New Roman" w:hAnsi="Times New Roman" w:cs="Times New Roman"/>
            <w:sz w:val="24"/>
            <w:szCs w:val="24"/>
            <w:lang w:val="en-US"/>
          </w:rPr>
          <w:t xml:space="preserve"> spread by up to </w:t>
        </w:r>
        <w:r w:rsidR="00DC6D94" w:rsidRPr="00F227D3">
          <w:rPr>
            <w:rFonts w:ascii="Times New Roman" w:hAnsi="Times New Roman" w:cs="Times New Roman"/>
            <w:sz w:val="24"/>
            <w:szCs w:val="24"/>
            <w:lang w:val="en-US"/>
          </w:rPr>
          <w:t>28.5</w:t>
        </w:r>
        <w:r w:rsidR="00DC6D94" w:rsidRPr="00DB1B4C">
          <w:rPr>
            <w:rFonts w:ascii="Times New Roman" w:hAnsi="Times New Roman" w:cs="Times New Roman"/>
            <w:sz w:val="24"/>
            <w:szCs w:val="24"/>
            <w:lang w:val="en-US"/>
          </w:rPr>
          <w:t>%</w:t>
        </w:r>
        <w:r w:rsidR="00DC6D94">
          <w:rPr>
            <w:rFonts w:ascii="Times New Roman" w:hAnsi="Times New Roman" w:cs="Times New Roman"/>
            <w:sz w:val="24"/>
            <w:szCs w:val="24"/>
            <w:lang w:val="en-US"/>
          </w:rPr>
          <w:t>.</w:t>
        </w:r>
      </w:ins>
      <w:ins w:id="363" w:author="Drees, Trevor" w:date="2023-04-10T20:46:00Z">
        <w:r w:rsidR="000E5D80">
          <w:rPr>
            <w:rFonts w:ascii="Times New Roman" w:hAnsi="Times New Roman" w:cs="Times New Roman"/>
            <w:sz w:val="24"/>
            <w:szCs w:val="24"/>
            <w:lang w:val="en-US"/>
          </w:rPr>
          <w:t xml:space="preserve"> </w:t>
        </w:r>
      </w:ins>
      <w:ins w:id="364" w:author="Drees, Trevor" w:date="2023-04-10T20:39:00Z">
        <w:r w:rsidR="00DC6D94">
          <w:rPr>
            <w:rFonts w:ascii="Times New Roman" w:hAnsi="Times New Roman" w:cs="Times New Roman"/>
            <w:sz w:val="24"/>
            <w:szCs w:val="24"/>
            <w:lang w:val="en-US"/>
          </w:rPr>
          <w:t>Thus, n</w:t>
        </w:r>
        <w:r w:rsidR="00DC6D94" w:rsidRPr="00B65D15">
          <w:rPr>
            <w:rFonts w:ascii="Times New Roman" w:hAnsi="Times New Roman" w:cs="Times New Roman"/>
            <w:sz w:val="24"/>
            <w:szCs w:val="24"/>
            <w:lang w:val="en-US"/>
          </w:rPr>
          <w:t xml:space="preserve">eglecting the distribution of </w:t>
        </w:r>
        <w:r w:rsidR="00DC6D94">
          <w:rPr>
            <w:rFonts w:ascii="Times New Roman" w:hAnsi="Times New Roman" w:cs="Times New Roman"/>
            <w:sz w:val="24"/>
            <w:szCs w:val="24"/>
            <w:lang w:val="en-US"/>
          </w:rPr>
          <w:t>propagule</w:t>
        </w:r>
        <w:r w:rsidR="00DC6D94" w:rsidRPr="00B65D15">
          <w:rPr>
            <w:rFonts w:ascii="Times New Roman" w:hAnsi="Times New Roman" w:cs="Times New Roman"/>
            <w:sz w:val="24"/>
            <w:szCs w:val="24"/>
            <w:lang w:val="en-US"/>
          </w:rPr>
          <w:t xml:space="preserve"> release heights in favor of the maximum height </w:t>
        </w:r>
        <w:r w:rsidR="00DC6D94" w:rsidRPr="00B65D15">
          <w:rPr>
            <w:rFonts w:ascii="Times New Roman" w:hAnsi="Times New Roman" w:cs="Times New Roman"/>
            <w:sz w:val="24"/>
            <w:szCs w:val="24"/>
            <w:lang w:val="en-US"/>
          </w:rPr>
          <w:lastRenderedPageBreak/>
          <w:t>will overestimate dispersal distances, likely resulting in inflated rates of projected population spread.</w:t>
        </w:r>
      </w:ins>
      <w:ins w:id="365" w:author="Drees, Trevor" w:date="2023-04-11T22:39:00Z">
        <w:r w:rsidR="00D830F3">
          <w:rPr>
            <w:rFonts w:ascii="Times New Roman" w:hAnsi="Times New Roman" w:cs="Times New Roman"/>
            <w:sz w:val="24"/>
            <w:szCs w:val="24"/>
            <w:lang w:val="en-US"/>
          </w:rPr>
          <w:t xml:space="preserve"> Furthermore,</w:t>
        </w:r>
      </w:ins>
      <w:ins w:id="366" w:author="Drees, Trevor" w:date="2023-04-11T22:40:00Z">
        <w:r w:rsidR="00190D85">
          <w:rPr>
            <w:rFonts w:ascii="Times New Roman" w:hAnsi="Times New Roman" w:cs="Times New Roman"/>
            <w:sz w:val="24"/>
            <w:szCs w:val="24"/>
            <w:lang w:val="en-US"/>
          </w:rPr>
          <w:t xml:space="preserve"> </w:t>
        </w:r>
      </w:ins>
      <w:ins w:id="367" w:author="Drees, Trevor" w:date="2023-04-11T22:48:00Z">
        <w:r w:rsidR="00190D85">
          <w:rPr>
            <w:rFonts w:ascii="Times New Roman" w:hAnsi="Times New Roman" w:cs="Times New Roman"/>
            <w:sz w:val="24"/>
            <w:szCs w:val="24"/>
            <w:lang w:val="en-US"/>
          </w:rPr>
          <w:t>these overestimates</w:t>
        </w:r>
      </w:ins>
      <w:ins w:id="368" w:author="Drees, Trevor" w:date="2023-04-11T22:40:00Z">
        <w:r w:rsidR="00190D85">
          <w:rPr>
            <w:rFonts w:ascii="Times New Roman" w:hAnsi="Times New Roman" w:cs="Times New Roman"/>
            <w:sz w:val="24"/>
            <w:szCs w:val="24"/>
            <w:lang w:val="en-US"/>
          </w:rPr>
          <w:t xml:space="preserve"> may be even larger at high</w:t>
        </w:r>
      </w:ins>
      <w:ins w:id="369" w:author="Drees, Trevor" w:date="2023-04-11T22:48:00Z">
        <w:r w:rsidR="00190D85">
          <w:rPr>
            <w:rFonts w:ascii="Times New Roman" w:hAnsi="Times New Roman" w:cs="Times New Roman"/>
            <w:sz w:val="24"/>
            <w:szCs w:val="24"/>
            <w:lang w:val="en-US"/>
          </w:rPr>
          <w:t xml:space="preserve"> thistle</w:t>
        </w:r>
      </w:ins>
      <w:ins w:id="370" w:author="Drees, Trevor" w:date="2023-04-11T22:40:00Z">
        <w:r w:rsidR="00190D85">
          <w:rPr>
            <w:rFonts w:ascii="Times New Roman" w:hAnsi="Times New Roman" w:cs="Times New Roman"/>
            <w:sz w:val="24"/>
            <w:szCs w:val="24"/>
            <w:lang w:val="en-US"/>
          </w:rPr>
          <w:t xml:space="preserve"> densities</w:t>
        </w:r>
      </w:ins>
      <w:ins w:id="371" w:author="Drees, Trevor" w:date="2023-04-11T22:46:00Z">
        <w:r w:rsidR="00190D85">
          <w:rPr>
            <w:rFonts w:ascii="Times New Roman" w:hAnsi="Times New Roman" w:cs="Times New Roman"/>
            <w:sz w:val="24"/>
            <w:szCs w:val="24"/>
            <w:lang w:val="en-US"/>
          </w:rPr>
          <w:t xml:space="preserve">: </w:t>
        </w:r>
      </w:ins>
      <w:ins w:id="372" w:author="Drees, Trevor" w:date="2023-04-11T22:45:00Z">
        <w:r w:rsidR="00190D85">
          <w:rPr>
            <w:rFonts w:ascii="Times New Roman" w:hAnsi="Times New Roman" w:cs="Times New Roman"/>
            <w:sz w:val="24"/>
            <w:szCs w:val="24"/>
            <w:lang w:val="en-US"/>
          </w:rPr>
          <w:t>compared to the lower densities used in our experiment</w:t>
        </w:r>
      </w:ins>
      <w:ins w:id="373" w:author="Drees, Trevor" w:date="2023-04-11T22:41:00Z">
        <w:r w:rsidR="00190D85">
          <w:rPr>
            <w:rFonts w:ascii="Times New Roman" w:hAnsi="Times New Roman" w:cs="Times New Roman"/>
            <w:sz w:val="24"/>
            <w:szCs w:val="24"/>
            <w:lang w:val="en-US"/>
          </w:rPr>
          <w:t xml:space="preserve">, </w:t>
        </w:r>
      </w:ins>
      <w:ins w:id="374" w:author="Drees, Trevor" w:date="2023-04-11T22:45:00Z">
        <w:r w:rsidR="00190D85">
          <w:rPr>
            <w:rFonts w:ascii="Times New Roman" w:hAnsi="Times New Roman" w:cs="Times New Roman"/>
            <w:sz w:val="24"/>
            <w:szCs w:val="24"/>
            <w:lang w:val="en-US"/>
          </w:rPr>
          <w:t>higher</w:t>
        </w:r>
      </w:ins>
      <w:ins w:id="375" w:author="Drees, Trevor" w:date="2023-04-11T22:46:00Z">
        <w:r w:rsidR="00190D85">
          <w:rPr>
            <w:rFonts w:ascii="Times New Roman" w:hAnsi="Times New Roman" w:cs="Times New Roman"/>
            <w:sz w:val="24"/>
            <w:szCs w:val="24"/>
            <w:lang w:val="en-US"/>
          </w:rPr>
          <w:t xml:space="preserve"> thistle</w:t>
        </w:r>
      </w:ins>
      <w:ins w:id="376" w:author="Drees, Trevor" w:date="2023-04-11T22:45:00Z">
        <w:r w:rsidR="00190D85">
          <w:rPr>
            <w:rFonts w:ascii="Times New Roman" w:hAnsi="Times New Roman" w:cs="Times New Roman"/>
            <w:sz w:val="24"/>
            <w:szCs w:val="24"/>
            <w:lang w:val="en-US"/>
          </w:rPr>
          <w:t xml:space="preserve"> densities may cause </w:t>
        </w:r>
      </w:ins>
      <w:ins w:id="377" w:author="Drees, Trevor" w:date="2023-04-11T22:41:00Z">
        <w:r w:rsidR="00190D85">
          <w:rPr>
            <w:rFonts w:ascii="Times New Roman" w:hAnsi="Times New Roman" w:cs="Times New Roman"/>
            <w:sz w:val="24"/>
            <w:szCs w:val="24"/>
            <w:lang w:val="en-US"/>
          </w:rPr>
          <w:t xml:space="preserve">lower flower heads </w:t>
        </w:r>
      </w:ins>
      <w:ins w:id="378" w:author="Drees, Trevor" w:date="2023-04-11T22:46:00Z">
        <w:r w:rsidR="00190D85">
          <w:rPr>
            <w:rFonts w:ascii="Times New Roman" w:hAnsi="Times New Roman" w:cs="Times New Roman"/>
            <w:sz w:val="24"/>
            <w:szCs w:val="24"/>
            <w:lang w:val="en-US"/>
          </w:rPr>
          <w:t xml:space="preserve">to be blocked </w:t>
        </w:r>
      </w:ins>
      <w:ins w:id="379" w:author="Drees, Trevor" w:date="2023-04-11T22:48:00Z">
        <w:r w:rsidR="00190D85">
          <w:rPr>
            <w:rFonts w:ascii="Times New Roman" w:hAnsi="Times New Roman" w:cs="Times New Roman"/>
            <w:sz w:val="24"/>
            <w:szCs w:val="24"/>
            <w:lang w:val="en-US"/>
          </w:rPr>
          <w:t>from</w:t>
        </w:r>
      </w:ins>
      <w:ins w:id="380" w:author="Drees, Trevor" w:date="2023-04-11T22:46:00Z">
        <w:r w:rsidR="00190D85">
          <w:rPr>
            <w:rFonts w:ascii="Times New Roman" w:hAnsi="Times New Roman" w:cs="Times New Roman"/>
            <w:sz w:val="24"/>
            <w:szCs w:val="24"/>
            <w:lang w:val="en-US"/>
          </w:rPr>
          <w:t xml:space="preserve"> the wind</w:t>
        </w:r>
      </w:ins>
      <w:ins w:id="381" w:author="Drees, Trevor" w:date="2023-04-11T22:41:00Z">
        <w:r w:rsidR="00190D85">
          <w:rPr>
            <w:rFonts w:ascii="Times New Roman" w:hAnsi="Times New Roman" w:cs="Times New Roman"/>
            <w:sz w:val="24"/>
            <w:szCs w:val="24"/>
            <w:lang w:val="en-US"/>
          </w:rPr>
          <w:t>, leading to lower disp</w:t>
        </w:r>
      </w:ins>
      <w:ins w:id="382" w:author="Drees, Trevor" w:date="2023-04-11T22:42:00Z">
        <w:r w:rsidR="00190D85">
          <w:rPr>
            <w:rFonts w:ascii="Times New Roman" w:hAnsi="Times New Roman" w:cs="Times New Roman"/>
            <w:sz w:val="24"/>
            <w:szCs w:val="24"/>
            <w:lang w:val="en-US"/>
          </w:rPr>
          <w:t>ersal and spread</w:t>
        </w:r>
      </w:ins>
      <w:ins w:id="383" w:author="Drees, Trevor" w:date="2023-04-11T22:48:00Z">
        <w:r w:rsidR="00190D85">
          <w:rPr>
            <w:rFonts w:ascii="Times New Roman" w:hAnsi="Times New Roman" w:cs="Times New Roman"/>
            <w:sz w:val="24"/>
            <w:szCs w:val="24"/>
            <w:lang w:val="en-US"/>
          </w:rPr>
          <w:t xml:space="preserve"> when using the full distribution of flower head heights.</w:t>
        </w:r>
      </w:ins>
      <w:del w:id="384" w:author="Drees, Trevor" w:date="2023-04-10T19:53:00Z">
        <w:r w:rsidRPr="00B65D15" w:rsidDel="00A3234E">
          <w:rPr>
            <w:rFonts w:ascii="Times New Roman" w:hAnsi="Times New Roman" w:cs="Times New Roman"/>
            <w:sz w:val="24"/>
            <w:szCs w:val="24"/>
            <w:lang w:val="en-US"/>
          </w:rPr>
          <w:delText xml:space="preserve">If warming due to climate change increases the likelihood or magnitude of dispersal events in the right tail of the kernel as we have shown, it may have strong effects on spread rates, even if increased dispersal distances are somewhat modest. </w:delText>
        </w:r>
        <w:r w:rsidRPr="00FA5C4D" w:rsidDel="00A3234E">
          <w:rPr>
            <w:rFonts w:ascii="Times New Roman" w:hAnsi="Times New Roman" w:cs="Times New Roman"/>
            <w:sz w:val="24"/>
            <w:szCs w:val="24"/>
            <w:lang w:val="en-US"/>
          </w:rPr>
          <w:delText>The information used to construct dispersal kernels can affect estimates of spread rates too</w:delText>
        </w:r>
        <w:r w:rsidR="00147B6D" w:rsidDel="00A3234E">
          <w:rPr>
            <w:rFonts w:ascii="Times New Roman" w:hAnsi="Times New Roman" w:cs="Times New Roman"/>
            <w:sz w:val="24"/>
            <w:szCs w:val="24"/>
            <w:lang w:val="en-US"/>
          </w:rPr>
          <w:delText>, and</w:delText>
        </w:r>
        <w:r w:rsidRPr="00FA5C4D" w:rsidDel="00A3234E">
          <w:rPr>
            <w:rFonts w:ascii="Times New Roman" w:hAnsi="Times New Roman" w:cs="Times New Roman"/>
            <w:sz w:val="24"/>
            <w:szCs w:val="24"/>
            <w:lang w:val="en-US"/>
          </w:rPr>
          <w:delText xml:space="preserve"> </w:delText>
        </w:r>
        <w:r w:rsidR="00147B6D" w:rsidDel="00A3234E">
          <w:rPr>
            <w:rFonts w:ascii="Times New Roman" w:hAnsi="Times New Roman" w:cs="Times New Roman"/>
            <w:sz w:val="24"/>
            <w:szCs w:val="24"/>
            <w:lang w:val="en-US"/>
          </w:rPr>
          <w:delText>m</w:delText>
        </w:r>
        <w:r w:rsidR="001C5A62" w:rsidRPr="00B65D15" w:rsidDel="00A3234E">
          <w:rPr>
            <w:rFonts w:ascii="Times New Roman" w:hAnsi="Times New Roman" w:cs="Times New Roman"/>
            <w:sz w:val="24"/>
            <w:szCs w:val="24"/>
            <w:lang w:val="en-US"/>
          </w:rPr>
          <w:delText>odeling</w:delText>
        </w:r>
        <w:r w:rsidRPr="00B65D15" w:rsidDel="00A3234E">
          <w:rPr>
            <w:rFonts w:ascii="Times New Roman" w:hAnsi="Times New Roman" w:cs="Times New Roman"/>
            <w:sz w:val="24"/>
            <w:szCs w:val="24"/>
            <w:lang w:val="en-US"/>
          </w:rPr>
          <w:delText xml:space="preserve"> dispersal using maximum flower head height rather than the distribution of flower head heights may overestimate spread rates since models using the maximum height will assume that </w:delText>
        </w:r>
        <w:r w:rsidR="001F65F9" w:rsidDel="00A3234E">
          <w:rPr>
            <w:rFonts w:ascii="Times New Roman" w:hAnsi="Times New Roman" w:cs="Times New Roman"/>
            <w:sz w:val="24"/>
            <w:szCs w:val="24"/>
            <w:lang w:val="en-US"/>
          </w:rPr>
          <w:delText>propagules</w:delText>
        </w:r>
        <w:r w:rsidR="001F65F9" w:rsidRPr="00B65D15" w:rsidDel="00A3234E">
          <w:rPr>
            <w:rFonts w:ascii="Times New Roman" w:hAnsi="Times New Roman" w:cs="Times New Roman"/>
            <w:sz w:val="24"/>
            <w:szCs w:val="24"/>
            <w:lang w:val="en-US"/>
          </w:rPr>
          <w:delText xml:space="preserve"> </w:delText>
        </w:r>
        <w:r w:rsidRPr="00B65D15" w:rsidDel="00A3234E">
          <w:rPr>
            <w:rFonts w:ascii="Times New Roman" w:hAnsi="Times New Roman" w:cs="Times New Roman"/>
            <w:sz w:val="24"/>
            <w:szCs w:val="24"/>
            <w:lang w:val="en-US"/>
          </w:rPr>
          <w:delText xml:space="preserve">are released from higher above the ground than they actually are; </w:delText>
        </w:r>
        <w:r w:rsidR="001F65F9" w:rsidDel="00A3234E">
          <w:rPr>
            <w:rFonts w:ascii="Times New Roman" w:hAnsi="Times New Roman" w:cs="Times New Roman"/>
            <w:sz w:val="24"/>
            <w:szCs w:val="24"/>
            <w:lang w:val="en-US"/>
          </w:rPr>
          <w:delText>propagules</w:delText>
        </w:r>
        <w:r w:rsidR="001F65F9" w:rsidRPr="00B65D15" w:rsidDel="00A3234E">
          <w:rPr>
            <w:rFonts w:ascii="Times New Roman" w:hAnsi="Times New Roman" w:cs="Times New Roman"/>
            <w:sz w:val="24"/>
            <w:szCs w:val="24"/>
            <w:lang w:val="en-US"/>
          </w:rPr>
          <w:delText xml:space="preserve"> </w:delText>
        </w:r>
        <w:r w:rsidRPr="00B65D15" w:rsidDel="00A3234E">
          <w:rPr>
            <w:rFonts w:ascii="Times New Roman" w:hAnsi="Times New Roman" w:cs="Times New Roman"/>
            <w:sz w:val="24"/>
            <w:szCs w:val="24"/>
            <w:lang w:val="en-US"/>
          </w:rPr>
          <w:delText>will then spend more time in the air and thus be carried further by wind, leading to an overrepresentation of longer dispersal distances.</w:delText>
        </w:r>
      </w:del>
    </w:p>
    <w:p w14:paraId="6CA7AEB3" w14:textId="557F4633" w:rsidR="00E43B39" w:rsidRPr="00B65D15" w:rsidRDefault="00E43B39" w:rsidP="000E5D80">
      <w:pPr>
        <w:spacing w:after="120" w:line="480" w:lineRule="auto"/>
        <w:ind w:firstLine="284"/>
        <w:rPr>
          <w:rFonts w:ascii="Times New Roman" w:hAnsi="Times New Roman" w:cs="Times New Roman"/>
          <w:sz w:val="24"/>
          <w:szCs w:val="24"/>
          <w:lang w:val="en-US"/>
        </w:rPr>
      </w:pPr>
      <w:del w:id="385" w:author="Drees, Trevor" w:date="2023-04-10T20:01:00Z">
        <w:r w:rsidRPr="00B65D15" w:rsidDel="00A3234E">
          <w:rPr>
            <w:rFonts w:ascii="Times New Roman" w:hAnsi="Times New Roman" w:cs="Times New Roman"/>
            <w:sz w:val="24"/>
            <w:szCs w:val="24"/>
            <w:lang w:val="en-US"/>
          </w:rPr>
          <w:delText xml:space="preserve">Given the sensitivity of population spread models to long distance dispersal events, a better understanding of how to quantify long distance dispersal is necessary for more accurate measurements of population spread; this improved accuracy is especially important since climate change and increased temperatures may, as our study demonstrates, make long-distance dispersal more common and necessitate new management strategies for invasive species like </w:delText>
        </w:r>
        <w:r w:rsidRPr="00B65D15" w:rsidDel="00A3234E">
          <w:rPr>
            <w:rFonts w:ascii="Times New Roman" w:hAnsi="Times New Roman" w:cs="Times New Roman"/>
            <w:i/>
            <w:iCs/>
            <w:sz w:val="24"/>
            <w:szCs w:val="24"/>
            <w:lang w:val="en-US"/>
          </w:rPr>
          <w:delText>C. nutans</w:delText>
        </w:r>
        <w:r w:rsidRPr="00B65D15" w:rsidDel="00A3234E">
          <w:rPr>
            <w:rFonts w:ascii="Times New Roman" w:hAnsi="Times New Roman" w:cs="Times New Roman"/>
            <w:sz w:val="24"/>
            <w:szCs w:val="24"/>
            <w:lang w:val="en-US"/>
          </w:rPr>
          <w:delText xml:space="preserve"> and </w:delText>
        </w:r>
        <w:r w:rsidRPr="00B65D15" w:rsidDel="00A3234E">
          <w:rPr>
            <w:rFonts w:ascii="Times New Roman" w:hAnsi="Times New Roman" w:cs="Times New Roman"/>
            <w:i/>
            <w:iCs/>
            <w:sz w:val="24"/>
            <w:szCs w:val="24"/>
            <w:lang w:val="en-US"/>
          </w:rPr>
          <w:delText>C. acanthoides</w:delText>
        </w:r>
        <w:r w:rsidRPr="00B65D15" w:rsidDel="00A3234E">
          <w:rPr>
            <w:rFonts w:ascii="Times New Roman" w:hAnsi="Times New Roman" w:cs="Times New Roman"/>
            <w:sz w:val="24"/>
            <w:szCs w:val="24"/>
            <w:lang w:val="en-US"/>
          </w:rPr>
          <w:delText xml:space="preserve">. </w:delText>
        </w:r>
      </w:del>
      <w:moveFromRangeStart w:id="386" w:author="Drees, Trevor" w:date="2023-04-10T19:50:00Z" w:name="move132048675"/>
      <w:moveFrom w:id="387" w:author="Drees, Trevor" w:date="2023-04-10T19:50:00Z">
        <w:r w:rsidRPr="00B65D15" w:rsidDel="00466B08">
          <w:rPr>
            <w:rFonts w:ascii="Times New Roman" w:hAnsi="Times New Roman" w:cs="Times New Roman"/>
            <w:sz w:val="24"/>
            <w:szCs w:val="24"/>
            <w:lang w:val="en-US"/>
          </w:rPr>
          <w:t xml:space="preserve">However, quantifying long distance dispersal events can be quite challenging and comes with a large degree of uncertainty (Cain </w:t>
        </w:r>
        <w:r w:rsidRPr="00B65D15" w:rsidDel="00466B08">
          <w:rPr>
            <w:rFonts w:ascii="Times New Roman" w:hAnsi="Times New Roman" w:cs="Times New Roman"/>
            <w:i/>
            <w:iCs/>
            <w:sz w:val="24"/>
            <w:szCs w:val="24"/>
            <w:lang w:val="en-US"/>
          </w:rPr>
          <w:t>et al</w:t>
        </w:r>
        <w:r w:rsidRPr="00B65D15" w:rsidDel="00466B08">
          <w:rPr>
            <w:rFonts w:ascii="Times New Roman" w:hAnsi="Times New Roman" w:cs="Times New Roman"/>
            <w:sz w:val="24"/>
            <w:szCs w:val="24"/>
            <w:lang w:val="en-US"/>
          </w:rPr>
          <w:t xml:space="preserve">. 2000, Nathan </w:t>
        </w:r>
        <w:r w:rsidRPr="00B65D15" w:rsidDel="00466B08">
          <w:rPr>
            <w:rFonts w:ascii="Times New Roman" w:hAnsi="Times New Roman" w:cs="Times New Roman"/>
            <w:i/>
            <w:iCs/>
            <w:sz w:val="24"/>
            <w:szCs w:val="24"/>
            <w:lang w:val="en-US"/>
          </w:rPr>
          <w:t>et al</w:t>
        </w:r>
        <w:r w:rsidRPr="00B65D15" w:rsidDel="00466B08">
          <w:rPr>
            <w:rFonts w:ascii="Times New Roman" w:hAnsi="Times New Roman" w:cs="Times New Roman"/>
            <w:sz w:val="24"/>
            <w:szCs w:val="24"/>
            <w:lang w:val="en-US"/>
          </w:rPr>
          <w:t xml:space="preserve">. 2003, Nathan 2006). This is quite evident in Figures 3 and 5; as dispersal distance increases, the uncertainty greatly increases because long-distance dispersal events are inherently rare. Even with the approximately ten million dispersal events simulated in each figure panel, extremely rare long distance dispersal events may not even show up in the dispersal simulations; this same problem occurs </w:t>
        </w:r>
        <w:r w:rsidR="00294C76" w:rsidDel="00466B08">
          <w:rPr>
            <w:rFonts w:ascii="Times New Roman" w:hAnsi="Times New Roman" w:cs="Times New Roman"/>
            <w:sz w:val="24"/>
            <w:szCs w:val="24"/>
            <w:lang w:val="en-US"/>
          </w:rPr>
          <w:t xml:space="preserve">in </w:t>
        </w:r>
        <w:r w:rsidRPr="00B65D15" w:rsidDel="00466B08">
          <w:rPr>
            <w:rFonts w:ascii="Times New Roman" w:hAnsi="Times New Roman" w:cs="Times New Roman"/>
            <w:sz w:val="24"/>
            <w:szCs w:val="24"/>
            <w:lang w:val="en-US"/>
          </w:rPr>
          <w:t xml:space="preserve">real dispersal as well, as </w:t>
        </w:r>
        <w:r w:rsidR="001F65F9" w:rsidDel="00466B08">
          <w:rPr>
            <w:rFonts w:ascii="Times New Roman" w:hAnsi="Times New Roman" w:cs="Times New Roman"/>
            <w:sz w:val="24"/>
            <w:szCs w:val="24"/>
            <w:lang w:val="en-US"/>
          </w:rPr>
          <w:t>propagule</w:t>
        </w:r>
        <w:r w:rsidR="001F65F9" w:rsidRPr="00B65D15" w:rsidDel="00466B08">
          <w:rPr>
            <w:rFonts w:ascii="Times New Roman" w:hAnsi="Times New Roman" w:cs="Times New Roman"/>
            <w:sz w:val="24"/>
            <w:szCs w:val="24"/>
            <w:lang w:val="en-US"/>
          </w:rPr>
          <w:t xml:space="preserve"> </w:t>
        </w:r>
        <w:r w:rsidRPr="00B65D15" w:rsidDel="00466B08">
          <w:rPr>
            <w:rFonts w:ascii="Times New Roman" w:hAnsi="Times New Roman" w:cs="Times New Roman"/>
            <w:sz w:val="24"/>
            <w:szCs w:val="24"/>
            <w:lang w:val="en-US"/>
          </w:rPr>
          <w:t>trapping or tracking may fail to detect such long-distance dispersal. The elusive nature of these long-distance dispersal events can be problematic for estimating how quickly species spread; if models of population spread are often heavily influenced by these long-distance dispersal events, yet we struggle to adequately capture them, then uncertainty in the frequency of such events can adversely affect our ability to measure spread rates</w:t>
        </w:r>
        <w:r w:rsidR="005818B9" w:rsidRPr="00FA5C4D" w:rsidDel="00466B08">
          <w:rPr>
            <w:rFonts w:ascii="Times New Roman" w:hAnsi="Times New Roman" w:cs="Times New Roman"/>
            <w:sz w:val="24"/>
            <w:szCs w:val="24"/>
            <w:lang w:val="en-US"/>
          </w:rPr>
          <w:t xml:space="preserve"> (</w:t>
        </w:r>
        <w:r w:rsidRPr="00FA5C4D" w:rsidDel="00466B08">
          <w:rPr>
            <w:rFonts w:ascii="Times New Roman" w:hAnsi="Times New Roman" w:cs="Times New Roman"/>
            <w:sz w:val="24"/>
            <w:szCs w:val="24"/>
            <w:lang w:val="en-US"/>
          </w:rPr>
          <w:t>Skarpaas and Shea 2007).</w:t>
        </w:r>
      </w:moveFrom>
      <w:moveFromRangeEnd w:id="386"/>
    </w:p>
    <w:p w14:paraId="77E5EDCE" w14:textId="313D06C3" w:rsidR="00E43B39" w:rsidRPr="00D84166" w:rsidDel="001E6F91" w:rsidRDefault="00E43B39" w:rsidP="001E6F91">
      <w:pPr>
        <w:spacing w:after="120" w:line="480" w:lineRule="auto"/>
        <w:ind w:firstLine="284"/>
        <w:rPr>
          <w:del w:id="388" w:author="Drees, Trevor" w:date="2023-04-11T21:59:00Z"/>
          <w:rFonts w:ascii="Times New Roman" w:hAnsi="Times New Roman" w:cs="Times New Roman"/>
          <w:sz w:val="24"/>
          <w:szCs w:val="24"/>
          <w:highlight w:val="yellow"/>
          <w:lang w:val="en-US"/>
        </w:rPr>
      </w:pPr>
      <w:del w:id="389" w:author="Drees, Trevor" w:date="2023-04-11T22:19:00Z">
        <w:r w:rsidRPr="00B65D15" w:rsidDel="00892C90">
          <w:rPr>
            <w:rFonts w:ascii="Times New Roman" w:hAnsi="Times New Roman" w:cs="Times New Roman"/>
            <w:sz w:val="24"/>
            <w:szCs w:val="24"/>
            <w:lang w:val="en-US"/>
          </w:rPr>
          <w:delText xml:space="preserve">In addition to the implications for models of population spread, our findings have potential implications for </w:delText>
        </w:r>
      </w:del>
      <w:del w:id="390" w:author="Drees, Trevor" w:date="2023-04-10T20:52:00Z">
        <w:r w:rsidRPr="00B65D15" w:rsidDel="000E5D80">
          <w:rPr>
            <w:rFonts w:ascii="Times New Roman" w:hAnsi="Times New Roman" w:cs="Times New Roman"/>
            <w:sz w:val="24"/>
            <w:szCs w:val="24"/>
            <w:lang w:val="en-US"/>
          </w:rPr>
          <w:delText xml:space="preserve">invasive </w:delText>
        </w:r>
      </w:del>
      <w:del w:id="391" w:author="Drees, Trevor" w:date="2023-04-11T22:19:00Z">
        <w:r w:rsidRPr="00B65D15" w:rsidDel="00892C90">
          <w:rPr>
            <w:rFonts w:ascii="Times New Roman" w:hAnsi="Times New Roman" w:cs="Times New Roman"/>
            <w:sz w:val="24"/>
            <w:szCs w:val="24"/>
            <w:lang w:val="en-US"/>
          </w:rPr>
          <w:delText>species management as well</w:delText>
        </w:r>
      </w:del>
      <w:ins w:id="392" w:author="Drees, Trevor" w:date="2023-04-11T22:19:00Z">
        <w:r w:rsidR="00892C90">
          <w:rPr>
            <w:rFonts w:ascii="Times New Roman" w:hAnsi="Times New Roman" w:cs="Times New Roman"/>
            <w:sz w:val="24"/>
            <w:szCs w:val="24"/>
            <w:lang w:val="en-US"/>
          </w:rPr>
          <w:t>The effects of warming, as well as</w:t>
        </w:r>
      </w:ins>
      <w:ins w:id="393" w:author="Drees, Trevor" w:date="2023-04-11T22:20:00Z">
        <w:r w:rsidR="00892C90">
          <w:rPr>
            <w:rFonts w:ascii="Times New Roman" w:hAnsi="Times New Roman" w:cs="Times New Roman"/>
            <w:sz w:val="24"/>
            <w:szCs w:val="24"/>
            <w:lang w:val="en-US"/>
          </w:rPr>
          <w:t xml:space="preserve"> making simplifying assumptions on </w:t>
        </w:r>
      </w:ins>
      <w:ins w:id="394" w:author="Drees, Trevor" w:date="2023-04-11T22:21:00Z">
        <w:r w:rsidR="00892C90">
          <w:rPr>
            <w:rFonts w:ascii="Times New Roman" w:hAnsi="Times New Roman" w:cs="Times New Roman"/>
            <w:sz w:val="24"/>
            <w:szCs w:val="24"/>
            <w:lang w:val="en-US"/>
          </w:rPr>
          <w:t>demographics</w:t>
        </w:r>
      </w:ins>
      <w:ins w:id="395" w:author="Drees, Trevor" w:date="2023-04-11T22:19:00Z">
        <w:r w:rsidR="00892C90">
          <w:rPr>
            <w:rFonts w:ascii="Times New Roman" w:hAnsi="Times New Roman" w:cs="Times New Roman"/>
            <w:sz w:val="24"/>
            <w:szCs w:val="24"/>
            <w:lang w:val="en-US"/>
          </w:rPr>
          <w:t>, on dispersal and spread h</w:t>
        </w:r>
      </w:ins>
      <w:ins w:id="396" w:author="Drees, Trevor" w:date="2023-04-11T22:20:00Z">
        <w:r w:rsidR="00892C90">
          <w:rPr>
            <w:rFonts w:ascii="Times New Roman" w:hAnsi="Times New Roman" w:cs="Times New Roman"/>
            <w:sz w:val="24"/>
            <w:szCs w:val="24"/>
            <w:lang w:val="en-US"/>
          </w:rPr>
          <w:t>ave management implications as well</w:t>
        </w:r>
      </w:ins>
      <w:r w:rsidRPr="00B65D15">
        <w:rPr>
          <w:rFonts w:ascii="Times New Roman" w:hAnsi="Times New Roman" w:cs="Times New Roman"/>
          <w:sz w:val="24"/>
          <w:szCs w:val="24"/>
          <w:lang w:val="en-US"/>
        </w:rPr>
        <w:t xml:space="preserve">. For invaders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i/>
          <w:iCs/>
          <w:sz w:val="24"/>
          <w:szCs w:val="24"/>
          <w:lang w:val="en-US"/>
        </w:rPr>
        <w:t>,</w:t>
      </w:r>
      <w:r w:rsidRPr="00B65D15">
        <w:rPr>
          <w:rFonts w:ascii="Times New Roman" w:hAnsi="Times New Roman" w:cs="Times New Roman"/>
          <w:sz w:val="24"/>
          <w:szCs w:val="24"/>
          <w:lang w:val="en-US"/>
        </w:rPr>
        <w:t xml:space="preserve"> climate change poses a significant challenge to management</w:t>
      </w:r>
      <w:r w:rsidRPr="00B65D15">
        <w:rPr>
          <w:rFonts w:ascii="Times New Roman" w:hAnsi="Times New Roman" w:cs="Times New Roman"/>
          <w:i/>
          <w:iCs/>
          <w:sz w:val="24"/>
          <w:szCs w:val="24"/>
          <w:lang w:val="en-US"/>
        </w:rPr>
        <w:t xml:space="preserve"> </w:t>
      </w:r>
      <w:r w:rsidRPr="00B65D15">
        <w:rPr>
          <w:rFonts w:ascii="Times New Roman" w:hAnsi="Times New Roman" w:cs="Times New Roman"/>
          <w:sz w:val="24"/>
          <w:szCs w:val="24"/>
          <w:lang w:val="en-US"/>
        </w:rPr>
        <w:t xml:space="preserve">by possibly altering </w:t>
      </w:r>
      <w:del w:id="397" w:author="Drees, Trevor" w:date="2023-04-11T22:21:00Z">
        <w:r w:rsidRPr="00B65D15" w:rsidDel="00892C90">
          <w:rPr>
            <w:rFonts w:ascii="Times New Roman" w:hAnsi="Times New Roman" w:cs="Times New Roman"/>
            <w:sz w:val="24"/>
            <w:szCs w:val="24"/>
            <w:lang w:val="en-US"/>
          </w:rPr>
          <w:delText>how they grow, reproduce, and spread</w:delText>
        </w:r>
      </w:del>
      <w:ins w:id="398" w:author="Drees, Trevor" w:date="2023-04-11T22:21:00Z">
        <w:r w:rsidR="00892C90">
          <w:rPr>
            <w:rFonts w:ascii="Times New Roman" w:hAnsi="Times New Roman" w:cs="Times New Roman"/>
            <w:sz w:val="24"/>
            <w:szCs w:val="24"/>
            <w:lang w:val="en-US"/>
          </w:rPr>
          <w:t>demography and dispersal</w:t>
        </w:r>
      </w:ins>
      <w:r w:rsidRPr="00B65D15">
        <w:rPr>
          <w:rFonts w:ascii="Times New Roman" w:hAnsi="Times New Roman" w:cs="Times New Roman"/>
          <w:sz w:val="24"/>
          <w:szCs w:val="24"/>
          <w:lang w:val="en-US"/>
        </w:rPr>
        <w:t xml:space="preserve"> (Mainka and Howard 2010, Ziska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2011)</w:t>
      </w:r>
      <w:del w:id="399" w:author="Drees, Trevor" w:date="2023-04-11T22:21:00Z">
        <w:r w:rsidRPr="00B65D15" w:rsidDel="00892C90">
          <w:rPr>
            <w:rFonts w:ascii="Times New Roman" w:hAnsi="Times New Roman" w:cs="Times New Roman"/>
            <w:sz w:val="24"/>
            <w:szCs w:val="24"/>
            <w:lang w:val="en-US"/>
          </w:rPr>
          <w:delText>. As a result</w:delText>
        </w:r>
      </w:del>
      <w:r w:rsidRPr="00B65D15">
        <w:rPr>
          <w:rFonts w:ascii="Times New Roman" w:hAnsi="Times New Roman" w:cs="Times New Roman"/>
          <w:sz w:val="24"/>
          <w:szCs w:val="24"/>
          <w:lang w:val="en-US"/>
        </w:rPr>
        <w:t>,</w:t>
      </w:r>
      <w:ins w:id="400" w:author="Drees, Trevor" w:date="2023-04-11T22:21:00Z">
        <w:r w:rsidR="00892C90">
          <w:rPr>
            <w:rFonts w:ascii="Times New Roman" w:hAnsi="Times New Roman" w:cs="Times New Roman"/>
            <w:sz w:val="24"/>
            <w:szCs w:val="24"/>
            <w:lang w:val="en-US"/>
          </w:rPr>
          <w:t xml:space="preserve"> and</w:t>
        </w:r>
      </w:ins>
      <w:r w:rsidRPr="00B65D15">
        <w:rPr>
          <w:rFonts w:ascii="Times New Roman" w:hAnsi="Times New Roman" w:cs="Times New Roman"/>
          <w:sz w:val="24"/>
          <w:szCs w:val="24"/>
          <w:lang w:val="en-US"/>
        </w:rPr>
        <w:t xml:space="preserve"> current </w:t>
      </w:r>
      <w:del w:id="401" w:author="Drees, Trevor" w:date="2023-04-11T22:21:00Z">
        <w:r w:rsidRPr="00B65D15" w:rsidDel="00892C90">
          <w:rPr>
            <w:rFonts w:ascii="Times New Roman" w:hAnsi="Times New Roman" w:cs="Times New Roman"/>
            <w:sz w:val="24"/>
            <w:szCs w:val="24"/>
            <w:lang w:val="en-US"/>
          </w:rPr>
          <w:delText xml:space="preserve">invasive species </w:delText>
        </w:r>
      </w:del>
      <w:r w:rsidRPr="00B65D15">
        <w:rPr>
          <w:rFonts w:ascii="Times New Roman" w:hAnsi="Times New Roman" w:cs="Times New Roman"/>
          <w:sz w:val="24"/>
          <w:szCs w:val="24"/>
          <w:lang w:val="en-US"/>
        </w:rPr>
        <w:t xml:space="preserve">management strategies may </w:t>
      </w:r>
      <w:ins w:id="402" w:author="Drees, Trevor" w:date="2023-04-11T22:22:00Z">
        <w:r w:rsidR="00892C90">
          <w:rPr>
            <w:rFonts w:ascii="Times New Roman" w:hAnsi="Times New Roman" w:cs="Times New Roman"/>
            <w:sz w:val="24"/>
            <w:szCs w:val="24"/>
            <w:lang w:val="en-US"/>
          </w:rPr>
          <w:t xml:space="preserve">thus </w:t>
        </w:r>
      </w:ins>
      <w:r w:rsidRPr="00B65D15">
        <w:rPr>
          <w:rFonts w:ascii="Times New Roman" w:hAnsi="Times New Roman" w:cs="Times New Roman"/>
          <w:sz w:val="24"/>
          <w:szCs w:val="24"/>
          <w:lang w:val="en-US"/>
        </w:rPr>
        <w:t xml:space="preserve">no longer match the phenology of their target species and become less effective or </w:t>
      </w:r>
      <w:del w:id="403" w:author="Drees, Trevor" w:date="2023-04-11T22:22:00Z">
        <w:r w:rsidRPr="00B65D15" w:rsidDel="00892C90">
          <w:rPr>
            <w:rFonts w:ascii="Times New Roman" w:hAnsi="Times New Roman" w:cs="Times New Roman"/>
            <w:sz w:val="24"/>
            <w:szCs w:val="24"/>
            <w:lang w:val="en-US"/>
          </w:rPr>
          <w:delText xml:space="preserve">even entirely </w:delText>
        </w:r>
      </w:del>
      <w:r w:rsidRPr="00B65D15">
        <w:rPr>
          <w:rFonts w:ascii="Times New Roman" w:hAnsi="Times New Roman" w:cs="Times New Roman"/>
          <w:sz w:val="24"/>
          <w:szCs w:val="24"/>
          <w:lang w:val="en-US"/>
        </w:rPr>
        <w:t xml:space="preserve">unsuitable in future climates (Hellmann </w:t>
      </w:r>
      <w:r w:rsidRPr="00B65D15">
        <w:rPr>
          <w:rFonts w:ascii="Times New Roman" w:hAnsi="Times New Roman" w:cs="Times New Roman"/>
          <w:i/>
          <w:iCs/>
          <w:sz w:val="24"/>
          <w:szCs w:val="24"/>
          <w:lang w:val="en-US"/>
        </w:rPr>
        <w:t>et al.</w:t>
      </w:r>
      <w:r w:rsidRPr="00B65D15">
        <w:rPr>
          <w:rFonts w:ascii="Times New Roman" w:hAnsi="Times New Roman" w:cs="Times New Roman"/>
          <w:sz w:val="24"/>
          <w:szCs w:val="24"/>
          <w:lang w:val="en-US"/>
        </w:rPr>
        <w:t xml:space="preserve"> 2008</w:t>
      </w:r>
      <w:r w:rsidR="00343006" w:rsidRPr="00B65D15">
        <w:rPr>
          <w:rFonts w:ascii="Times New Roman" w:hAnsi="Times New Roman" w:cs="Times New Roman"/>
          <w:sz w:val="24"/>
          <w:szCs w:val="24"/>
          <w:lang w:val="en-US"/>
        </w:rPr>
        <w:t>, Keller and Shea 2021</w:t>
      </w:r>
      <w:r w:rsidRPr="00B65D15">
        <w:rPr>
          <w:rFonts w:ascii="Times New Roman" w:hAnsi="Times New Roman" w:cs="Times New Roman"/>
          <w:sz w:val="24"/>
          <w:szCs w:val="24"/>
          <w:lang w:val="en-US"/>
        </w:rPr>
        <w:t xml:space="preserve">). </w:t>
      </w:r>
      <w:del w:id="404" w:author="Drees, Trevor" w:date="2023-04-10T20:52:00Z">
        <w:r w:rsidRPr="009B261B" w:rsidDel="000E5D80">
          <w:rPr>
            <w:rFonts w:ascii="Times New Roman" w:hAnsi="Times New Roman" w:cs="Times New Roman"/>
            <w:sz w:val="24"/>
            <w:szCs w:val="24"/>
            <w:highlight w:val="yellow"/>
            <w:lang w:val="en-US"/>
            <w:rPrChange w:id="405" w:author="Drees, Trevor" w:date="2023-04-10T22:02:00Z">
              <w:rPr>
                <w:rFonts w:ascii="Times New Roman" w:hAnsi="Times New Roman" w:cs="Times New Roman"/>
                <w:sz w:val="24"/>
                <w:szCs w:val="24"/>
                <w:lang w:val="en-US"/>
              </w:rPr>
            </w:rPrChange>
          </w:rPr>
          <w:delText xml:space="preserve">Concerns regarding invasive species control in future climates have become widespread among natural resource managers; a recent survey by Beaury </w:delText>
        </w:r>
        <w:r w:rsidRPr="009B261B" w:rsidDel="000E5D80">
          <w:rPr>
            <w:rFonts w:ascii="Times New Roman" w:hAnsi="Times New Roman" w:cs="Times New Roman"/>
            <w:i/>
            <w:iCs/>
            <w:sz w:val="24"/>
            <w:szCs w:val="24"/>
            <w:highlight w:val="yellow"/>
            <w:lang w:val="en-US"/>
            <w:rPrChange w:id="406" w:author="Drees, Trevor" w:date="2023-04-10T22:02:00Z">
              <w:rPr>
                <w:rFonts w:ascii="Times New Roman" w:hAnsi="Times New Roman" w:cs="Times New Roman"/>
                <w:i/>
                <w:iCs/>
                <w:sz w:val="24"/>
                <w:szCs w:val="24"/>
                <w:lang w:val="en-US"/>
              </w:rPr>
            </w:rPrChange>
          </w:rPr>
          <w:delText>et</w:delText>
        </w:r>
        <w:r w:rsidRPr="009B261B" w:rsidDel="000E5D80">
          <w:rPr>
            <w:rFonts w:ascii="Times New Roman" w:hAnsi="Times New Roman" w:cs="Times New Roman"/>
            <w:sz w:val="24"/>
            <w:szCs w:val="24"/>
            <w:highlight w:val="yellow"/>
            <w:lang w:val="en-US"/>
            <w:rPrChange w:id="407" w:author="Drees, Trevor" w:date="2023-04-10T22:02:00Z">
              <w:rPr>
                <w:rFonts w:ascii="Times New Roman" w:hAnsi="Times New Roman" w:cs="Times New Roman"/>
                <w:sz w:val="24"/>
                <w:szCs w:val="24"/>
                <w:lang w:val="en-US"/>
              </w:rPr>
            </w:rPrChange>
          </w:rPr>
          <w:delText xml:space="preserve"> </w:delText>
        </w:r>
        <w:r w:rsidRPr="009B261B" w:rsidDel="000E5D80">
          <w:rPr>
            <w:rFonts w:ascii="Times New Roman" w:hAnsi="Times New Roman" w:cs="Times New Roman"/>
            <w:i/>
            <w:iCs/>
            <w:sz w:val="24"/>
            <w:szCs w:val="24"/>
            <w:highlight w:val="yellow"/>
            <w:lang w:val="en-US"/>
            <w:rPrChange w:id="408" w:author="Drees, Trevor" w:date="2023-04-10T22:02:00Z">
              <w:rPr>
                <w:rFonts w:ascii="Times New Roman" w:hAnsi="Times New Roman" w:cs="Times New Roman"/>
                <w:i/>
                <w:iCs/>
                <w:sz w:val="24"/>
                <w:szCs w:val="24"/>
                <w:lang w:val="en-US"/>
              </w:rPr>
            </w:rPrChange>
          </w:rPr>
          <w:delText>al.</w:delText>
        </w:r>
        <w:r w:rsidRPr="009B261B" w:rsidDel="000E5D80">
          <w:rPr>
            <w:rFonts w:ascii="Times New Roman" w:hAnsi="Times New Roman" w:cs="Times New Roman"/>
            <w:sz w:val="24"/>
            <w:szCs w:val="24"/>
            <w:highlight w:val="yellow"/>
            <w:lang w:val="en-US"/>
            <w:rPrChange w:id="409" w:author="Drees, Trevor" w:date="2023-04-10T22:02:00Z">
              <w:rPr>
                <w:rFonts w:ascii="Times New Roman" w:hAnsi="Times New Roman" w:cs="Times New Roman"/>
                <w:sz w:val="24"/>
                <w:szCs w:val="24"/>
                <w:lang w:val="en-US"/>
              </w:rPr>
            </w:rPrChange>
          </w:rPr>
          <w:delText xml:space="preserve"> (2020) reports that many natural resource managers worry about how climate change will affect invasive species management, and 65% of managers have incorporated climate change into their management plans. One particular challenge for managers of invasive species lies within how climate change affects dispersal, as dispersal governs where and how quickly invasive species populations spread. </w:delText>
        </w:r>
      </w:del>
      <w:r w:rsidRPr="009B261B">
        <w:rPr>
          <w:rFonts w:ascii="Times New Roman" w:hAnsi="Times New Roman" w:cs="Times New Roman"/>
          <w:sz w:val="24"/>
          <w:szCs w:val="24"/>
          <w:highlight w:val="yellow"/>
          <w:lang w:val="en-US"/>
          <w:rPrChange w:id="410" w:author="Drees, Trevor" w:date="2023-04-10T22:02:00Z">
            <w:rPr>
              <w:rFonts w:ascii="Times New Roman" w:hAnsi="Times New Roman" w:cs="Times New Roman"/>
              <w:sz w:val="24"/>
              <w:szCs w:val="24"/>
              <w:lang w:val="en-US"/>
            </w:rPr>
          </w:rPrChange>
        </w:rPr>
        <w:t>Knowledge of how climate change may alter movement and dispersal patterns would be useful in helping invasive species managers improve predictions of spread speeds and make more informed management decisions (</w:t>
      </w:r>
      <w:proofErr w:type="spellStart"/>
      <w:r w:rsidRPr="009B261B">
        <w:rPr>
          <w:rFonts w:ascii="Times New Roman" w:hAnsi="Times New Roman" w:cs="Times New Roman"/>
          <w:sz w:val="24"/>
          <w:szCs w:val="24"/>
          <w:highlight w:val="yellow"/>
          <w:lang w:val="en-US"/>
          <w:rPrChange w:id="411" w:author="Drees, Trevor" w:date="2023-04-10T22:02:00Z">
            <w:rPr>
              <w:rFonts w:ascii="Times New Roman" w:hAnsi="Times New Roman" w:cs="Times New Roman"/>
              <w:sz w:val="24"/>
              <w:szCs w:val="24"/>
              <w:lang w:val="en-US"/>
            </w:rPr>
          </w:rPrChange>
        </w:rPr>
        <w:t>Caplat</w:t>
      </w:r>
      <w:proofErr w:type="spellEnd"/>
      <w:r w:rsidRPr="009B261B">
        <w:rPr>
          <w:rFonts w:ascii="Times New Roman" w:hAnsi="Times New Roman" w:cs="Times New Roman"/>
          <w:sz w:val="24"/>
          <w:szCs w:val="24"/>
          <w:highlight w:val="yellow"/>
          <w:lang w:val="en-US"/>
          <w:rPrChange w:id="412" w:author="Drees, Trevor" w:date="2023-04-10T22:02:00Z">
            <w:rPr>
              <w:rFonts w:ascii="Times New Roman" w:hAnsi="Times New Roman" w:cs="Times New Roman"/>
              <w:sz w:val="24"/>
              <w:szCs w:val="24"/>
              <w:lang w:val="en-US"/>
            </w:rPr>
          </w:rPrChange>
        </w:rPr>
        <w:t xml:space="preserve"> </w:t>
      </w:r>
      <w:r w:rsidRPr="009B261B">
        <w:rPr>
          <w:rFonts w:ascii="Times New Roman" w:hAnsi="Times New Roman" w:cs="Times New Roman"/>
          <w:i/>
          <w:iCs/>
          <w:sz w:val="24"/>
          <w:szCs w:val="24"/>
          <w:highlight w:val="yellow"/>
          <w:lang w:val="en-US"/>
          <w:rPrChange w:id="413" w:author="Drees, Trevor" w:date="2023-04-10T22:02:00Z">
            <w:rPr>
              <w:rFonts w:ascii="Times New Roman" w:hAnsi="Times New Roman" w:cs="Times New Roman"/>
              <w:i/>
              <w:iCs/>
              <w:sz w:val="24"/>
              <w:szCs w:val="24"/>
              <w:lang w:val="en-US"/>
            </w:rPr>
          </w:rPrChange>
        </w:rPr>
        <w:t>et al</w:t>
      </w:r>
      <w:r w:rsidRPr="009B261B">
        <w:rPr>
          <w:rFonts w:ascii="Times New Roman" w:hAnsi="Times New Roman" w:cs="Times New Roman"/>
          <w:sz w:val="24"/>
          <w:szCs w:val="24"/>
          <w:highlight w:val="yellow"/>
          <w:lang w:val="en-US"/>
          <w:rPrChange w:id="414" w:author="Drees, Trevor" w:date="2023-04-10T22:02:00Z">
            <w:rPr>
              <w:rFonts w:ascii="Times New Roman" w:hAnsi="Times New Roman" w:cs="Times New Roman"/>
              <w:sz w:val="24"/>
              <w:szCs w:val="24"/>
              <w:lang w:val="en-US"/>
            </w:rPr>
          </w:rPrChange>
        </w:rPr>
        <w:t>. 2013), ultimately saving time and money in the process.</w:t>
      </w:r>
      <w:ins w:id="415" w:author="Drees, Trevor" w:date="2023-04-11T23:00:00Z">
        <w:r w:rsidR="00D84166">
          <w:rPr>
            <w:rFonts w:ascii="Times New Roman" w:hAnsi="Times New Roman" w:cs="Times New Roman"/>
            <w:sz w:val="24"/>
            <w:szCs w:val="24"/>
            <w:highlight w:val="yellow"/>
            <w:lang w:val="en-US"/>
          </w:rPr>
          <w:t xml:space="preserve"> </w:t>
        </w:r>
        <w:r w:rsidR="00D84166" w:rsidRPr="00D84166">
          <w:rPr>
            <w:rFonts w:ascii="Times New Roman" w:hAnsi="Times New Roman" w:cs="Times New Roman"/>
            <w:sz w:val="24"/>
            <w:szCs w:val="24"/>
            <w:highlight w:val="cyan"/>
            <w:lang w:val="en-US"/>
            <w:rPrChange w:id="416" w:author="Drees, Trevor" w:date="2023-04-11T23:08:00Z">
              <w:rPr>
                <w:rFonts w:ascii="Times New Roman" w:hAnsi="Times New Roman" w:cs="Times New Roman"/>
                <w:sz w:val="24"/>
                <w:szCs w:val="24"/>
                <w:highlight w:val="yellow"/>
                <w:lang w:val="en-US"/>
              </w:rPr>
            </w:rPrChange>
          </w:rPr>
          <w:t>Here, we demonstrate that</w:t>
        </w:r>
      </w:ins>
      <w:ins w:id="417" w:author="Drees, Trevor" w:date="2023-04-11T23:06:00Z">
        <w:r w:rsidR="00D84166" w:rsidRPr="00D84166">
          <w:rPr>
            <w:rFonts w:ascii="Times New Roman" w:hAnsi="Times New Roman" w:cs="Times New Roman"/>
            <w:sz w:val="24"/>
            <w:szCs w:val="24"/>
            <w:highlight w:val="cyan"/>
            <w:lang w:val="en-US"/>
            <w:rPrChange w:id="418" w:author="Drees, Trevor" w:date="2023-04-11T23:08:00Z">
              <w:rPr>
                <w:rFonts w:ascii="Times New Roman" w:hAnsi="Times New Roman" w:cs="Times New Roman"/>
                <w:sz w:val="24"/>
                <w:szCs w:val="24"/>
                <w:highlight w:val="yellow"/>
                <w:lang w:val="en-US"/>
              </w:rPr>
            </w:rPrChange>
          </w:rPr>
          <w:t xml:space="preserve"> warming-induced shifts in</w:t>
        </w:r>
      </w:ins>
      <w:ins w:id="419" w:author="Drees, Trevor" w:date="2023-04-11T23:00:00Z">
        <w:r w:rsidR="00D84166" w:rsidRPr="00D84166">
          <w:rPr>
            <w:rFonts w:ascii="Times New Roman" w:hAnsi="Times New Roman" w:cs="Times New Roman"/>
            <w:sz w:val="24"/>
            <w:szCs w:val="24"/>
            <w:highlight w:val="cyan"/>
            <w:lang w:val="en-US"/>
            <w:rPrChange w:id="420" w:author="Drees, Trevor" w:date="2023-04-11T23:08:00Z">
              <w:rPr>
                <w:rFonts w:ascii="Times New Roman" w:hAnsi="Times New Roman" w:cs="Times New Roman"/>
                <w:sz w:val="24"/>
                <w:szCs w:val="24"/>
                <w:highlight w:val="yellow"/>
                <w:lang w:val="en-US"/>
              </w:rPr>
            </w:rPrChange>
          </w:rPr>
          <w:t xml:space="preserve"> </w:t>
        </w:r>
      </w:ins>
      <w:ins w:id="421" w:author="Drees, Trevor" w:date="2023-04-11T23:05:00Z">
        <w:r w:rsidR="00D84166" w:rsidRPr="00D84166">
          <w:rPr>
            <w:rFonts w:ascii="Times New Roman" w:hAnsi="Times New Roman" w:cs="Times New Roman"/>
            <w:sz w:val="24"/>
            <w:szCs w:val="24"/>
            <w:highlight w:val="cyan"/>
            <w:lang w:val="en-US"/>
            <w:rPrChange w:id="422" w:author="Drees, Trevor" w:date="2023-04-11T23:08:00Z">
              <w:rPr>
                <w:rFonts w:ascii="Times New Roman" w:hAnsi="Times New Roman" w:cs="Times New Roman"/>
                <w:sz w:val="24"/>
                <w:szCs w:val="24"/>
                <w:highlight w:val="yellow"/>
                <w:lang w:val="en-US"/>
              </w:rPr>
            </w:rPrChange>
          </w:rPr>
          <w:t xml:space="preserve">demographic and dispersal characteristics </w:t>
        </w:r>
      </w:ins>
      <w:ins w:id="423" w:author="Drees, Trevor" w:date="2023-04-11T23:06:00Z">
        <w:r w:rsidR="00D84166" w:rsidRPr="00D84166">
          <w:rPr>
            <w:rFonts w:ascii="Times New Roman" w:hAnsi="Times New Roman" w:cs="Times New Roman"/>
            <w:sz w:val="24"/>
            <w:szCs w:val="24"/>
            <w:highlight w:val="cyan"/>
            <w:lang w:val="en-US"/>
            <w:rPrChange w:id="424" w:author="Drees, Trevor" w:date="2023-04-11T23:08:00Z">
              <w:rPr>
                <w:rFonts w:ascii="Times New Roman" w:hAnsi="Times New Roman" w:cs="Times New Roman"/>
                <w:sz w:val="24"/>
                <w:szCs w:val="24"/>
                <w:highlight w:val="yellow"/>
                <w:lang w:val="en-US"/>
              </w:rPr>
            </w:rPrChange>
          </w:rPr>
          <w:t>increase spread rates</w:t>
        </w:r>
      </w:ins>
      <w:ins w:id="425" w:author="Drees, Trevor" w:date="2023-04-11T23:08:00Z">
        <w:r w:rsidR="00D84166">
          <w:rPr>
            <w:rFonts w:ascii="Times New Roman" w:hAnsi="Times New Roman" w:cs="Times New Roman"/>
            <w:sz w:val="24"/>
            <w:szCs w:val="24"/>
            <w:highlight w:val="cyan"/>
            <w:lang w:val="en-US"/>
          </w:rPr>
          <w:t xml:space="preserve">, and that a combination of these factors </w:t>
        </w:r>
      </w:ins>
      <w:ins w:id="426" w:author="Drees, Trevor" w:date="2023-04-11T23:09:00Z">
        <w:r w:rsidR="00D84166">
          <w:rPr>
            <w:rFonts w:ascii="Times New Roman" w:hAnsi="Times New Roman" w:cs="Times New Roman"/>
            <w:sz w:val="24"/>
            <w:szCs w:val="24"/>
            <w:highlight w:val="cyan"/>
            <w:lang w:val="en-US"/>
          </w:rPr>
          <w:t xml:space="preserve">may paint a more realistic picture of spread than when considering individual factors alone. Furthermore, we demonstrate that </w:t>
        </w:r>
        <w:r w:rsidR="00D84166">
          <w:rPr>
            <w:rFonts w:ascii="Times New Roman" w:hAnsi="Times New Roman" w:cs="Times New Roman"/>
            <w:i/>
            <w:iCs/>
            <w:sz w:val="24"/>
            <w:szCs w:val="24"/>
            <w:highlight w:val="cyan"/>
            <w:lang w:val="en-US"/>
          </w:rPr>
          <w:t>how</w:t>
        </w:r>
        <w:r w:rsidR="00D84166">
          <w:rPr>
            <w:rFonts w:ascii="Times New Roman" w:hAnsi="Times New Roman" w:cs="Times New Roman"/>
            <w:sz w:val="24"/>
            <w:szCs w:val="24"/>
            <w:highlight w:val="cyan"/>
            <w:lang w:val="en-US"/>
          </w:rPr>
          <w:t xml:space="preserve"> </w:t>
        </w:r>
      </w:ins>
      <w:ins w:id="427" w:author="Drees, Trevor" w:date="2023-04-11T23:10:00Z">
        <w:r w:rsidR="00D84166">
          <w:rPr>
            <w:rFonts w:ascii="Times New Roman" w:hAnsi="Times New Roman" w:cs="Times New Roman"/>
            <w:sz w:val="24"/>
            <w:szCs w:val="24"/>
            <w:highlight w:val="cyan"/>
            <w:lang w:val="en-US"/>
          </w:rPr>
          <w:t>managers</w:t>
        </w:r>
      </w:ins>
      <w:ins w:id="428" w:author="Drees, Trevor" w:date="2023-04-11T23:09:00Z">
        <w:r w:rsidR="00D84166">
          <w:rPr>
            <w:rFonts w:ascii="Times New Roman" w:hAnsi="Times New Roman" w:cs="Times New Roman"/>
            <w:sz w:val="24"/>
            <w:szCs w:val="24"/>
            <w:highlight w:val="cyan"/>
            <w:lang w:val="en-US"/>
          </w:rPr>
          <w:t xml:space="preserve"> measure a</w:t>
        </w:r>
      </w:ins>
      <w:ins w:id="429" w:author="Drees, Trevor" w:date="2023-04-11T23:10:00Z">
        <w:r w:rsidR="00D84166">
          <w:rPr>
            <w:rFonts w:ascii="Times New Roman" w:hAnsi="Times New Roman" w:cs="Times New Roman"/>
            <w:sz w:val="24"/>
            <w:szCs w:val="24"/>
            <w:highlight w:val="cyan"/>
            <w:lang w:val="en-US"/>
          </w:rPr>
          <w:t xml:space="preserve"> dispersal trait</w:t>
        </w:r>
        <w:r w:rsidR="00593E4C">
          <w:rPr>
            <w:rFonts w:ascii="Times New Roman" w:hAnsi="Times New Roman" w:cs="Times New Roman"/>
            <w:sz w:val="24"/>
            <w:szCs w:val="24"/>
            <w:highlight w:val="cyan"/>
            <w:lang w:val="en-US"/>
          </w:rPr>
          <w:t>, in this case using maximum rather t</w:t>
        </w:r>
      </w:ins>
      <w:ins w:id="430" w:author="Drees, Trevor" w:date="2023-04-11T23:11:00Z">
        <w:r w:rsidR="00593E4C">
          <w:rPr>
            <w:rFonts w:ascii="Times New Roman" w:hAnsi="Times New Roman" w:cs="Times New Roman"/>
            <w:sz w:val="24"/>
            <w:szCs w:val="24"/>
            <w:highlight w:val="cyan"/>
            <w:lang w:val="en-US"/>
          </w:rPr>
          <w:t>han the distribution,</w:t>
        </w:r>
      </w:ins>
      <w:ins w:id="431" w:author="Drees, Trevor" w:date="2023-04-11T23:10:00Z">
        <w:r w:rsidR="00D84166">
          <w:rPr>
            <w:rFonts w:ascii="Times New Roman" w:hAnsi="Times New Roman" w:cs="Times New Roman"/>
            <w:sz w:val="24"/>
            <w:szCs w:val="24"/>
            <w:highlight w:val="cyan"/>
            <w:lang w:val="en-US"/>
          </w:rPr>
          <w:t xml:space="preserve"> can have implications for</w:t>
        </w:r>
        <w:r w:rsidR="00593E4C">
          <w:rPr>
            <w:rFonts w:ascii="Times New Roman" w:hAnsi="Times New Roman" w:cs="Times New Roman"/>
            <w:sz w:val="24"/>
            <w:szCs w:val="24"/>
            <w:highlight w:val="cyan"/>
            <w:lang w:val="en-US"/>
          </w:rPr>
          <w:t xml:space="preserve"> how they</w:t>
        </w:r>
        <w:r w:rsidR="00D84166">
          <w:rPr>
            <w:rFonts w:ascii="Times New Roman" w:hAnsi="Times New Roman" w:cs="Times New Roman"/>
            <w:sz w:val="24"/>
            <w:szCs w:val="24"/>
            <w:highlight w:val="cyan"/>
            <w:lang w:val="en-US"/>
          </w:rPr>
          <w:t xml:space="preserve"> spread</w:t>
        </w:r>
        <w:r w:rsidR="00593E4C">
          <w:rPr>
            <w:rFonts w:ascii="Times New Roman" w:hAnsi="Times New Roman" w:cs="Times New Roman"/>
            <w:sz w:val="24"/>
            <w:szCs w:val="24"/>
            <w:highlight w:val="cyan"/>
            <w:lang w:val="en-US"/>
          </w:rPr>
          <w:t xml:space="preserve"> in their systems</w:t>
        </w:r>
      </w:ins>
      <w:ins w:id="432" w:author="Drees, Trevor" w:date="2023-04-11T23:11:00Z">
        <w:r w:rsidR="00593E4C">
          <w:rPr>
            <w:rFonts w:ascii="Times New Roman" w:hAnsi="Times New Roman" w:cs="Times New Roman"/>
            <w:sz w:val="24"/>
            <w:szCs w:val="24"/>
            <w:highlight w:val="cyan"/>
            <w:lang w:val="en-US"/>
          </w:rPr>
          <w:t>.</w:t>
        </w:r>
      </w:ins>
    </w:p>
    <w:p w14:paraId="6C96E9A4" w14:textId="77777777" w:rsidR="001E6F91" w:rsidRPr="009B261B" w:rsidRDefault="001E6F91" w:rsidP="001E6F91">
      <w:pPr>
        <w:spacing w:after="120" w:line="480" w:lineRule="auto"/>
        <w:ind w:firstLine="284"/>
        <w:rPr>
          <w:ins w:id="433" w:author="Drees, Trevor" w:date="2023-04-11T21:59:00Z"/>
          <w:rFonts w:ascii="Times New Roman" w:hAnsi="Times New Roman" w:cs="Times New Roman"/>
          <w:sz w:val="24"/>
          <w:szCs w:val="24"/>
          <w:highlight w:val="yellow"/>
          <w:lang w:val="en-US"/>
          <w:rPrChange w:id="434" w:author="Drees, Trevor" w:date="2023-04-10T22:02:00Z">
            <w:rPr>
              <w:ins w:id="435" w:author="Drees, Trevor" w:date="2023-04-11T21:59:00Z"/>
              <w:rFonts w:ascii="Times New Roman" w:hAnsi="Times New Roman" w:cs="Times New Roman"/>
              <w:sz w:val="24"/>
              <w:szCs w:val="24"/>
              <w:lang w:val="en-US"/>
            </w:rPr>
          </w:rPrChange>
        </w:rPr>
      </w:pPr>
    </w:p>
    <w:p w14:paraId="4AE0DD83" w14:textId="2685F65D" w:rsidR="00E43B39" w:rsidRPr="00B65D15" w:rsidRDefault="00E43B39" w:rsidP="001E6F91">
      <w:pPr>
        <w:spacing w:after="120" w:line="480" w:lineRule="auto"/>
        <w:ind w:firstLine="284"/>
        <w:rPr>
          <w:rFonts w:ascii="Times New Roman" w:hAnsi="Times New Roman" w:cs="Times New Roman"/>
          <w:sz w:val="24"/>
          <w:szCs w:val="24"/>
          <w:lang w:val="en-US"/>
        </w:rPr>
      </w:pPr>
      <w:del w:id="436" w:author="Drees, Trevor" w:date="2023-04-10T20:04:00Z">
        <w:r w:rsidRPr="009B261B" w:rsidDel="00554EEE">
          <w:rPr>
            <w:rFonts w:ascii="Times New Roman" w:hAnsi="Times New Roman" w:cs="Times New Roman"/>
            <w:sz w:val="24"/>
            <w:szCs w:val="24"/>
            <w:highlight w:val="yellow"/>
            <w:lang w:val="en-US"/>
            <w:rPrChange w:id="437" w:author="Drees, Trevor" w:date="2023-04-10T22:02:00Z">
              <w:rPr>
                <w:rFonts w:ascii="Times New Roman" w:hAnsi="Times New Roman" w:cs="Times New Roman"/>
                <w:sz w:val="24"/>
                <w:szCs w:val="24"/>
                <w:lang w:val="en-US"/>
              </w:rPr>
            </w:rPrChange>
          </w:rPr>
          <w:delText xml:space="preserve">Our findings also contribute to the body of literature addressing individual variation within populations and how it determines dispersal (Schupp </w:delText>
        </w:r>
        <w:r w:rsidRPr="009B261B" w:rsidDel="00554EEE">
          <w:rPr>
            <w:rFonts w:ascii="Times New Roman" w:hAnsi="Times New Roman" w:cs="Times New Roman"/>
            <w:i/>
            <w:iCs/>
            <w:sz w:val="24"/>
            <w:szCs w:val="24"/>
            <w:highlight w:val="yellow"/>
            <w:lang w:val="en-US"/>
            <w:rPrChange w:id="438" w:author="Drees, Trevor" w:date="2023-04-10T22:02:00Z">
              <w:rPr>
                <w:rFonts w:ascii="Times New Roman" w:hAnsi="Times New Roman" w:cs="Times New Roman"/>
                <w:i/>
                <w:iCs/>
                <w:sz w:val="24"/>
                <w:szCs w:val="24"/>
                <w:lang w:val="en-US"/>
              </w:rPr>
            </w:rPrChange>
          </w:rPr>
          <w:delText>et al</w:delText>
        </w:r>
        <w:r w:rsidRPr="009B261B" w:rsidDel="00554EEE">
          <w:rPr>
            <w:rFonts w:ascii="Times New Roman" w:hAnsi="Times New Roman" w:cs="Times New Roman"/>
            <w:sz w:val="24"/>
            <w:szCs w:val="24"/>
            <w:highlight w:val="yellow"/>
            <w:lang w:val="en-US"/>
            <w:rPrChange w:id="439" w:author="Drees, Trevor" w:date="2023-04-10T22:02:00Z">
              <w:rPr>
                <w:rFonts w:ascii="Times New Roman" w:hAnsi="Times New Roman" w:cs="Times New Roman"/>
                <w:sz w:val="24"/>
                <w:szCs w:val="24"/>
                <w:lang w:val="en-US"/>
              </w:rPr>
            </w:rPrChange>
          </w:rPr>
          <w:delText xml:space="preserve">. 2019). While we account for variation in terminal velocity and wind speed when </w:delText>
        </w:r>
        <w:r w:rsidR="001C5A62" w:rsidRPr="009B261B" w:rsidDel="00554EEE">
          <w:rPr>
            <w:rFonts w:ascii="Times New Roman" w:hAnsi="Times New Roman" w:cs="Times New Roman"/>
            <w:sz w:val="24"/>
            <w:szCs w:val="24"/>
            <w:highlight w:val="yellow"/>
            <w:lang w:val="en-US"/>
            <w:rPrChange w:id="440" w:author="Drees, Trevor" w:date="2023-04-10T22:02:00Z">
              <w:rPr>
                <w:rFonts w:ascii="Times New Roman" w:hAnsi="Times New Roman" w:cs="Times New Roman"/>
                <w:sz w:val="24"/>
                <w:szCs w:val="24"/>
                <w:lang w:val="en-US"/>
              </w:rPr>
            </w:rPrChange>
          </w:rPr>
          <w:delText>modeling</w:delText>
        </w:r>
        <w:r w:rsidRPr="009B261B" w:rsidDel="00554EEE">
          <w:rPr>
            <w:rFonts w:ascii="Times New Roman" w:hAnsi="Times New Roman" w:cs="Times New Roman"/>
            <w:sz w:val="24"/>
            <w:szCs w:val="24"/>
            <w:highlight w:val="yellow"/>
            <w:lang w:val="en-US"/>
            <w:rPrChange w:id="441" w:author="Drees, Trevor" w:date="2023-04-10T22:02:00Z">
              <w:rPr>
                <w:rFonts w:ascii="Times New Roman" w:hAnsi="Times New Roman" w:cs="Times New Roman"/>
                <w:sz w:val="24"/>
                <w:szCs w:val="24"/>
                <w:lang w:val="en-US"/>
              </w:rPr>
            </w:rPrChange>
          </w:rPr>
          <w:delText xml:space="preserve"> dispersal, we </w:delText>
        </w:r>
        <w:r w:rsidR="00A56C22" w:rsidRPr="009B261B" w:rsidDel="00554EEE">
          <w:rPr>
            <w:rFonts w:ascii="Times New Roman" w:hAnsi="Times New Roman" w:cs="Times New Roman"/>
            <w:sz w:val="24"/>
            <w:szCs w:val="24"/>
            <w:highlight w:val="yellow"/>
            <w:lang w:val="en-US"/>
            <w:rPrChange w:id="442" w:author="Drees, Trevor" w:date="2023-04-10T22:02:00Z">
              <w:rPr>
                <w:rFonts w:ascii="Times New Roman" w:hAnsi="Times New Roman" w:cs="Times New Roman"/>
                <w:sz w:val="24"/>
                <w:szCs w:val="24"/>
                <w:lang w:val="en-US"/>
              </w:rPr>
            </w:rPrChange>
          </w:rPr>
          <w:delText xml:space="preserve">specifically </w:delText>
        </w:r>
        <w:r w:rsidRPr="009B261B" w:rsidDel="00554EEE">
          <w:rPr>
            <w:rFonts w:ascii="Times New Roman" w:hAnsi="Times New Roman" w:cs="Times New Roman"/>
            <w:sz w:val="24"/>
            <w:szCs w:val="24"/>
            <w:highlight w:val="yellow"/>
            <w:lang w:val="en-US"/>
            <w:rPrChange w:id="443" w:author="Drees, Trevor" w:date="2023-04-10T22:02:00Z">
              <w:rPr>
                <w:rFonts w:ascii="Times New Roman" w:hAnsi="Times New Roman" w:cs="Times New Roman"/>
                <w:sz w:val="24"/>
                <w:szCs w:val="24"/>
                <w:lang w:val="en-US"/>
              </w:rPr>
            </w:rPrChange>
          </w:rPr>
          <w:delText xml:space="preserve">focus on variation in flower head height and demonstrate that accounting for this variation yields a different dispersal kernel than assuming dispersal from the maximum head height, though this difference appears to be </w:delText>
        </w:r>
        <w:r w:rsidR="00A56C22" w:rsidRPr="009B261B" w:rsidDel="00554EEE">
          <w:rPr>
            <w:rFonts w:ascii="Times New Roman" w:hAnsi="Times New Roman" w:cs="Times New Roman"/>
            <w:sz w:val="24"/>
            <w:szCs w:val="24"/>
            <w:highlight w:val="yellow"/>
            <w:lang w:val="en-US"/>
            <w:rPrChange w:id="444" w:author="Drees, Trevor" w:date="2023-04-10T22:02:00Z">
              <w:rPr>
                <w:rFonts w:ascii="Times New Roman" w:hAnsi="Times New Roman" w:cs="Times New Roman"/>
                <w:sz w:val="24"/>
                <w:szCs w:val="24"/>
                <w:lang w:val="en-US"/>
              </w:rPr>
            </w:rPrChange>
          </w:rPr>
          <w:delText xml:space="preserve">less </w:delText>
        </w:r>
        <w:r w:rsidRPr="009B261B" w:rsidDel="00554EEE">
          <w:rPr>
            <w:rFonts w:ascii="Times New Roman" w:hAnsi="Times New Roman" w:cs="Times New Roman"/>
            <w:sz w:val="24"/>
            <w:szCs w:val="24"/>
            <w:highlight w:val="yellow"/>
            <w:lang w:val="en-US"/>
            <w:rPrChange w:id="445" w:author="Drees, Trevor" w:date="2023-04-10T22:02:00Z">
              <w:rPr>
                <w:rFonts w:ascii="Times New Roman" w:hAnsi="Times New Roman" w:cs="Times New Roman"/>
                <w:sz w:val="24"/>
                <w:szCs w:val="24"/>
                <w:lang w:val="en-US"/>
              </w:rPr>
            </w:rPrChange>
          </w:rPr>
          <w:delText xml:space="preserve">stark as that from warming effects. </w:delText>
        </w:r>
      </w:del>
      <w:del w:id="446" w:author="Drees, Trevor" w:date="2023-04-10T20:38:00Z">
        <w:r w:rsidRPr="009B261B" w:rsidDel="00DC6D94">
          <w:rPr>
            <w:rFonts w:ascii="Times New Roman" w:hAnsi="Times New Roman" w:cs="Times New Roman"/>
            <w:sz w:val="24"/>
            <w:szCs w:val="24"/>
            <w:highlight w:val="yellow"/>
            <w:lang w:val="en-US"/>
            <w:rPrChange w:id="447" w:author="Drees, Trevor" w:date="2023-04-10T22:02:00Z">
              <w:rPr>
                <w:rFonts w:ascii="Times New Roman" w:hAnsi="Times New Roman" w:cs="Times New Roman"/>
                <w:sz w:val="24"/>
                <w:szCs w:val="24"/>
                <w:lang w:val="en-US"/>
              </w:rPr>
            </w:rPrChange>
          </w:rPr>
          <w:delText xml:space="preserve">Neglecting the distribution of </w:delText>
        </w:r>
        <w:r w:rsidR="001F65F9" w:rsidRPr="009B261B" w:rsidDel="00DC6D94">
          <w:rPr>
            <w:rFonts w:ascii="Times New Roman" w:hAnsi="Times New Roman" w:cs="Times New Roman"/>
            <w:sz w:val="24"/>
            <w:szCs w:val="24"/>
            <w:highlight w:val="yellow"/>
            <w:lang w:val="en-US"/>
            <w:rPrChange w:id="448" w:author="Drees, Trevor" w:date="2023-04-10T22:02:00Z">
              <w:rPr>
                <w:rFonts w:ascii="Times New Roman" w:hAnsi="Times New Roman" w:cs="Times New Roman"/>
                <w:sz w:val="24"/>
                <w:szCs w:val="24"/>
                <w:lang w:val="en-US"/>
              </w:rPr>
            </w:rPrChange>
          </w:rPr>
          <w:delText xml:space="preserve">propagule </w:delText>
        </w:r>
        <w:r w:rsidRPr="009B261B" w:rsidDel="00DC6D94">
          <w:rPr>
            <w:rFonts w:ascii="Times New Roman" w:hAnsi="Times New Roman" w:cs="Times New Roman"/>
            <w:sz w:val="24"/>
            <w:szCs w:val="24"/>
            <w:highlight w:val="yellow"/>
            <w:lang w:val="en-US"/>
            <w:rPrChange w:id="449" w:author="Drees, Trevor" w:date="2023-04-10T22:02:00Z">
              <w:rPr>
                <w:rFonts w:ascii="Times New Roman" w:hAnsi="Times New Roman" w:cs="Times New Roman"/>
                <w:sz w:val="24"/>
                <w:szCs w:val="24"/>
                <w:lang w:val="en-US"/>
              </w:rPr>
            </w:rPrChange>
          </w:rPr>
          <w:delText xml:space="preserve">release heights in favor of the maximum height will overestimate dispersal distances, likely resulting in inflated rates </w:delText>
        </w:r>
        <w:r w:rsidR="00A56C22" w:rsidRPr="009B261B" w:rsidDel="00DC6D94">
          <w:rPr>
            <w:rFonts w:ascii="Times New Roman" w:hAnsi="Times New Roman" w:cs="Times New Roman"/>
            <w:sz w:val="24"/>
            <w:szCs w:val="24"/>
            <w:highlight w:val="yellow"/>
            <w:lang w:val="en-US"/>
            <w:rPrChange w:id="450" w:author="Drees, Trevor" w:date="2023-04-10T22:02:00Z">
              <w:rPr>
                <w:rFonts w:ascii="Times New Roman" w:hAnsi="Times New Roman" w:cs="Times New Roman"/>
                <w:sz w:val="24"/>
                <w:szCs w:val="24"/>
                <w:lang w:val="en-US"/>
              </w:rPr>
            </w:rPrChange>
          </w:rPr>
          <w:delText xml:space="preserve">of projected </w:delText>
        </w:r>
        <w:r w:rsidRPr="009B261B" w:rsidDel="00DC6D94">
          <w:rPr>
            <w:rFonts w:ascii="Times New Roman" w:hAnsi="Times New Roman" w:cs="Times New Roman"/>
            <w:sz w:val="24"/>
            <w:szCs w:val="24"/>
            <w:highlight w:val="yellow"/>
            <w:lang w:val="en-US"/>
            <w:rPrChange w:id="451" w:author="Drees, Trevor" w:date="2023-04-10T22:02:00Z">
              <w:rPr>
                <w:rFonts w:ascii="Times New Roman" w:hAnsi="Times New Roman" w:cs="Times New Roman"/>
                <w:sz w:val="24"/>
                <w:szCs w:val="24"/>
                <w:lang w:val="en-US"/>
              </w:rPr>
            </w:rPrChange>
          </w:rPr>
          <w:delText>population spread.</w:delText>
        </w:r>
      </w:del>
      <w:r w:rsidRPr="009B261B">
        <w:rPr>
          <w:rFonts w:ascii="Times New Roman" w:hAnsi="Times New Roman" w:cs="Times New Roman"/>
          <w:sz w:val="24"/>
          <w:szCs w:val="24"/>
          <w:highlight w:val="yellow"/>
          <w:lang w:val="en-US"/>
          <w:rPrChange w:id="452" w:author="Drees, Trevor" w:date="2023-04-10T22:02:00Z">
            <w:rPr>
              <w:rFonts w:ascii="Times New Roman" w:hAnsi="Times New Roman" w:cs="Times New Roman"/>
              <w:sz w:val="24"/>
              <w:szCs w:val="24"/>
              <w:lang w:val="en-US"/>
            </w:rPr>
          </w:rPrChange>
        </w:rPr>
        <w:t xml:space="preserve"> Depending on the study system</w:t>
      </w:r>
      <w:del w:id="453" w:author="Drees, Trevor" w:date="2023-04-11T21:59:00Z">
        <w:r w:rsidRPr="009B261B" w:rsidDel="001E6F91">
          <w:rPr>
            <w:rFonts w:ascii="Times New Roman" w:hAnsi="Times New Roman" w:cs="Times New Roman"/>
            <w:sz w:val="24"/>
            <w:szCs w:val="24"/>
            <w:highlight w:val="yellow"/>
            <w:lang w:val="en-US"/>
            <w:rPrChange w:id="454" w:author="Drees, Trevor" w:date="2023-04-10T22:02:00Z">
              <w:rPr>
                <w:rFonts w:ascii="Times New Roman" w:hAnsi="Times New Roman" w:cs="Times New Roman"/>
                <w:sz w:val="24"/>
                <w:szCs w:val="24"/>
                <w:lang w:val="en-US"/>
              </w:rPr>
            </w:rPrChange>
          </w:rPr>
          <w:delText xml:space="preserve"> and magnitude of this inflation</w:delText>
        </w:r>
      </w:del>
      <w:r w:rsidRPr="009B261B">
        <w:rPr>
          <w:rFonts w:ascii="Times New Roman" w:hAnsi="Times New Roman" w:cs="Times New Roman"/>
          <w:sz w:val="24"/>
          <w:szCs w:val="24"/>
          <w:highlight w:val="yellow"/>
          <w:lang w:val="en-US"/>
          <w:rPrChange w:id="455" w:author="Drees, Trevor" w:date="2023-04-10T22:02:00Z">
            <w:rPr>
              <w:rFonts w:ascii="Times New Roman" w:hAnsi="Times New Roman" w:cs="Times New Roman"/>
              <w:sz w:val="24"/>
              <w:szCs w:val="24"/>
              <w:lang w:val="en-US"/>
            </w:rPr>
          </w:rPrChange>
        </w:rPr>
        <w:t xml:space="preserve">, this may or may not matter for management purposes; if the amount of effort necessary for data collection is high, minor overestimates in population spread resulting from assuming the maximum might be worth foregoing the need to gather data on the </w:t>
      </w:r>
      <w:r w:rsidRPr="009B261B">
        <w:rPr>
          <w:rFonts w:ascii="Times New Roman" w:hAnsi="Times New Roman" w:cs="Times New Roman"/>
          <w:sz w:val="24"/>
          <w:szCs w:val="24"/>
          <w:highlight w:val="yellow"/>
          <w:lang w:val="en-US"/>
          <w:rPrChange w:id="456" w:author="Drees, Trevor" w:date="2023-04-10T22:02:00Z">
            <w:rPr>
              <w:rFonts w:ascii="Times New Roman" w:hAnsi="Times New Roman" w:cs="Times New Roman"/>
              <w:sz w:val="24"/>
              <w:szCs w:val="24"/>
              <w:lang w:val="en-US"/>
            </w:rPr>
          </w:rPrChange>
        </w:rPr>
        <w:lastRenderedPageBreak/>
        <w:t xml:space="preserve">entire distribution of </w:t>
      </w:r>
      <w:r w:rsidR="001F65F9" w:rsidRPr="009B261B">
        <w:rPr>
          <w:rFonts w:ascii="Times New Roman" w:hAnsi="Times New Roman" w:cs="Times New Roman"/>
          <w:sz w:val="24"/>
          <w:szCs w:val="24"/>
          <w:highlight w:val="yellow"/>
          <w:lang w:val="en-US"/>
          <w:rPrChange w:id="457" w:author="Drees, Trevor" w:date="2023-04-10T22:02:00Z">
            <w:rPr>
              <w:rFonts w:ascii="Times New Roman" w:hAnsi="Times New Roman" w:cs="Times New Roman"/>
              <w:sz w:val="24"/>
              <w:szCs w:val="24"/>
              <w:lang w:val="en-US"/>
            </w:rPr>
          </w:rPrChange>
        </w:rPr>
        <w:t xml:space="preserve">propagule </w:t>
      </w:r>
      <w:r w:rsidRPr="009B261B">
        <w:rPr>
          <w:rFonts w:ascii="Times New Roman" w:hAnsi="Times New Roman" w:cs="Times New Roman"/>
          <w:sz w:val="24"/>
          <w:szCs w:val="24"/>
          <w:highlight w:val="yellow"/>
          <w:lang w:val="en-US"/>
          <w:rPrChange w:id="458" w:author="Drees, Trevor" w:date="2023-04-10T22:02:00Z">
            <w:rPr>
              <w:rFonts w:ascii="Times New Roman" w:hAnsi="Times New Roman" w:cs="Times New Roman"/>
              <w:sz w:val="24"/>
              <w:szCs w:val="24"/>
              <w:lang w:val="en-US"/>
            </w:rPr>
          </w:rPrChange>
        </w:rPr>
        <w:t>release heights.</w:t>
      </w:r>
      <w:ins w:id="459" w:author="Drees, Trevor" w:date="2023-04-11T22:12:00Z">
        <w:r w:rsidR="00132119">
          <w:rPr>
            <w:rFonts w:ascii="Times New Roman" w:hAnsi="Times New Roman" w:cs="Times New Roman"/>
            <w:sz w:val="24"/>
            <w:szCs w:val="24"/>
            <w:lang w:val="en-US"/>
          </w:rPr>
          <w:t xml:space="preserve"> For a novel invader, it may be worth the extra effort to get accurate dispersal and spread estimations</w:t>
        </w:r>
      </w:ins>
      <w:ins w:id="460" w:author="Drees, Trevor" w:date="2023-04-11T22:13:00Z">
        <w:r w:rsidR="00132119">
          <w:rPr>
            <w:rFonts w:ascii="Times New Roman" w:hAnsi="Times New Roman" w:cs="Times New Roman"/>
            <w:sz w:val="24"/>
            <w:szCs w:val="24"/>
            <w:lang w:val="en-US"/>
          </w:rPr>
          <w:t>; for a well-established invader</w:t>
        </w:r>
      </w:ins>
    </w:p>
    <w:p w14:paraId="2F9ED72A" w14:textId="20C075BD" w:rsidR="00E43B39" w:rsidRPr="00B65D15" w:rsidRDefault="00E43B39"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Overall, accurately quantifying dispersal</w:t>
      </w:r>
      <w:r w:rsidR="007F3AB3">
        <w:rPr>
          <w:rFonts w:ascii="Times New Roman" w:hAnsi="Times New Roman" w:cs="Times New Roman"/>
          <w:sz w:val="24"/>
          <w:szCs w:val="24"/>
          <w:lang w:val="en-US"/>
        </w:rPr>
        <w:t xml:space="preserve"> and how it is affected by environmental factors</w:t>
      </w:r>
      <w:r w:rsidRPr="00B65D15">
        <w:rPr>
          <w:rFonts w:ascii="Times New Roman" w:hAnsi="Times New Roman" w:cs="Times New Roman"/>
          <w:sz w:val="24"/>
          <w:szCs w:val="24"/>
          <w:lang w:val="en-US"/>
        </w:rPr>
        <w:t xml:space="preserve"> is crucial for understanding how organisms move across a landscape, as the dispersal process drives this movement.</w:t>
      </w:r>
      <w:r w:rsidR="007F3AB3">
        <w:rPr>
          <w:rFonts w:ascii="Times New Roman" w:hAnsi="Times New Roman" w:cs="Times New Roman"/>
          <w:sz w:val="24"/>
          <w:szCs w:val="24"/>
          <w:lang w:val="en-US"/>
        </w:rPr>
        <w:t xml:space="preserve"> This is especially true for sessile organisms where environmental factors play a critical role in governing dispersal patterns, with these environmental factors subject to the effects of climate change.</w:t>
      </w:r>
      <w:r w:rsidRPr="00B65D15">
        <w:rPr>
          <w:rFonts w:ascii="Times New Roman" w:hAnsi="Times New Roman" w:cs="Times New Roman"/>
          <w:sz w:val="24"/>
          <w:szCs w:val="24"/>
          <w:lang w:val="en-US"/>
        </w:rPr>
        <w:t xml:space="preserve"> Here, we demonstrate that the common simplifying assumption of representing seed release as a point source from a single flower head at the maximum height can result in markedly different dispersal patterns than when seed release is represented as a distribution of point sources within an individual; for species like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that have flower heads at a wide variety of heights, the latter of these representations better matches these species’ morphology and may thus produce more accurate estimates of dispersal, likely resulting in </w:t>
      </w:r>
      <w:r w:rsidR="001F65F9">
        <w:rPr>
          <w:rFonts w:ascii="Times New Roman" w:hAnsi="Times New Roman" w:cs="Times New Roman"/>
          <w:sz w:val="24"/>
          <w:szCs w:val="24"/>
          <w:lang w:val="en-US"/>
        </w:rPr>
        <w:t>more accurate</w:t>
      </w:r>
      <w:r w:rsidRPr="00B65D15">
        <w:rPr>
          <w:rFonts w:ascii="Times New Roman" w:hAnsi="Times New Roman" w:cs="Times New Roman"/>
          <w:sz w:val="24"/>
          <w:szCs w:val="24"/>
          <w:lang w:val="en-US"/>
        </w:rPr>
        <w:t xml:space="preserve"> estimates of species spread. We also show that even minor increases in growing temperature can drastically increase seed release heights, with this change in morphology resulting in </w:t>
      </w:r>
      <w:r w:rsidR="007814CB">
        <w:rPr>
          <w:rFonts w:ascii="Times New Roman" w:hAnsi="Times New Roman" w:cs="Times New Roman"/>
          <w:sz w:val="24"/>
          <w:szCs w:val="24"/>
          <w:lang w:val="en-US"/>
        </w:rPr>
        <w:t>greater dispersal distances</w:t>
      </w:r>
      <w:r w:rsidRPr="00B65D15">
        <w:rPr>
          <w:rFonts w:ascii="Times New Roman" w:hAnsi="Times New Roman" w:cs="Times New Roman"/>
          <w:sz w:val="24"/>
          <w:szCs w:val="24"/>
          <w:lang w:val="en-US"/>
        </w:rPr>
        <w:t xml:space="preserve">. Developing a better understanding of how climate change affects these dispersal patterns will be important for better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and managing the spread of invasive plant species</w:t>
      </w:r>
      <w:r w:rsidR="00102C62">
        <w:rPr>
          <w:rFonts w:ascii="Times New Roman" w:hAnsi="Times New Roman" w:cs="Times New Roman"/>
          <w:sz w:val="24"/>
          <w:szCs w:val="24"/>
          <w:lang w:val="en-US"/>
        </w:rPr>
        <w:t>, as well as the movement of other sessile species,</w:t>
      </w:r>
      <w:r w:rsidRPr="00B65D15">
        <w:rPr>
          <w:rFonts w:ascii="Times New Roman" w:hAnsi="Times New Roman" w:cs="Times New Roman"/>
          <w:sz w:val="24"/>
          <w:szCs w:val="24"/>
          <w:lang w:val="en-US"/>
        </w:rPr>
        <w:t xml:space="preserve"> and </w:t>
      </w:r>
      <w:r w:rsidR="00102C62">
        <w:rPr>
          <w:rFonts w:ascii="Times New Roman" w:hAnsi="Times New Roman" w:cs="Times New Roman"/>
          <w:sz w:val="24"/>
          <w:szCs w:val="24"/>
          <w:lang w:val="en-US"/>
        </w:rPr>
        <w:t xml:space="preserve">for </w:t>
      </w:r>
      <w:r w:rsidRPr="00B65D15">
        <w:rPr>
          <w:rFonts w:ascii="Times New Roman" w:hAnsi="Times New Roman" w:cs="Times New Roman"/>
          <w:sz w:val="24"/>
          <w:szCs w:val="24"/>
          <w:lang w:val="en-US"/>
        </w:rPr>
        <w:t>better predicting how their populations will shift over the coming decades.</w:t>
      </w:r>
    </w:p>
    <w:p w14:paraId="7D138D2F"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Acknowledgements</w:t>
      </w:r>
    </w:p>
    <w:p w14:paraId="721C2F72" w14:textId="30090D1C"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The authors would like to thank J. Darlington, M. Dwyer, A. </w:t>
      </w:r>
      <w:proofErr w:type="spellStart"/>
      <w:r w:rsidRPr="00B65D15">
        <w:rPr>
          <w:rFonts w:ascii="Times New Roman" w:hAnsi="Times New Roman" w:cs="Times New Roman"/>
          <w:sz w:val="24"/>
          <w:szCs w:val="24"/>
          <w:lang w:val="en-US"/>
        </w:rPr>
        <w:t>Kirt</w:t>
      </w:r>
      <w:proofErr w:type="spellEnd"/>
      <w:r w:rsidRPr="00B65D15">
        <w:rPr>
          <w:rFonts w:ascii="Times New Roman" w:hAnsi="Times New Roman" w:cs="Times New Roman"/>
          <w:sz w:val="24"/>
          <w:szCs w:val="24"/>
          <w:lang w:val="en-US"/>
        </w:rPr>
        <w:t xml:space="preserve">, and other personnel at the Russell E. Larson Agricultural Research Center for logistical support, and E. Howerton, E. Johnson, and J. Keller for assisting in setup of the experiment. </w:t>
      </w:r>
      <w:r w:rsidR="007E284D" w:rsidRPr="00B65D15">
        <w:rPr>
          <w:rFonts w:ascii="Times New Roman" w:hAnsi="Times New Roman" w:cs="Times New Roman"/>
          <w:sz w:val="24"/>
          <w:szCs w:val="24"/>
          <w:lang w:val="en-US"/>
        </w:rPr>
        <w:t xml:space="preserve">O. </w:t>
      </w:r>
      <w:proofErr w:type="spellStart"/>
      <w:r w:rsidR="007E284D" w:rsidRPr="00B65D15">
        <w:rPr>
          <w:rFonts w:ascii="Times New Roman" w:hAnsi="Times New Roman" w:cs="Times New Roman"/>
          <w:sz w:val="24"/>
          <w:szCs w:val="24"/>
          <w:lang w:val="en-US"/>
        </w:rPr>
        <w:t>Skarpaas</w:t>
      </w:r>
      <w:proofErr w:type="spellEnd"/>
      <w:r w:rsidR="007E284D" w:rsidRPr="00B65D15">
        <w:rPr>
          <w:rFonts w:ascii="Times New Roman" w:hAnsi="Times New Roman" w:cs="Times New Roman"/>
          <w:sz w:val="24"/>
          <w:szCs w:val="24"/>
          <w:lang w:val="en-US"/>
        </w:rPr>
        <w:t xml:space="preserve"> provided advice on </w:t>
      </w:r>
      <w:r w:rsidR="0068064F" w:rsidRPr="00B65D15">
        <w:rPr>
          <w:rFonts w:ascii="Times New Roman" w:hAnsi="Times New Roman" w:cs="Times New Roman"/>
          <w:sz w:val="24"/>
          <w:szCs w:val="24"/>
          <w:lang w:val="en-US"/>
        </w:rPr>
        <w:t xml:space="preserve">dispersal </w:t>
      </w:r>
      <w:r w:rsidR="007E284D" w:rsidRPr="00B65D15">
        <w:rPr>
          <w:rFonts w:ascii="Times New Roman" w:hAnsi="Times New Roman" w:cs="Times New Roman"/>
          <w:sz w:val="24"/>
          <w:szCs w:val="24"/>
          <w:lang w:val="en-US"/>
        </w:rPr>
        <w:t xml:space="preserve">models. </w:t>
      </w:r>
      <w:r w:rsidRPr="00B65D15">
        <w:rPr>
          <w:rFonts w:ascii="Times New Roman" w:hAnsi="Times New Roman" w:cs="Times New Roman"/>
          <w:sz w:val="24"/>
          <w:szCs w:val="24"/>
          <w:lang w:val="en-US"/>
        </w:rPr>
        <w:t xml:space="preserve">E. Hanks, L. </w:t>
      </w:r>
      <w:proofErr w:type="spellStart"/>
      <w:r w:rsidRPr="00B65D15">
        <w:rPr>
          <w:rFonts w:ascii="Times New Roman" w:hAnsi="Times New Roman" w:cs="Times New Roman"/>
          <w:sz w:val="24"/>
          <w:szCs w:val="24"/>
          <w:lang w:val="en-US"/>
        </w:rPr>
        <w:t>Leites</w:t>
      </w:r>
      <w:proofErr w:type="spellEnd"/>
      <w:r w:rsidRPr="00B65D15">
        <w:rPr>
          <w:rFonts w:ascii="Times New Roman" w:hAnsi="Times New Roman" w:cs="Times New Roman"/>
          <w:sz w:val="24"/>
          <w:szCs w:val="24"/>
          <w:lang w:val="en-US"/>
        </w:rPr>
        <w:t xml:space="preserve">, and C. Lowry helped provide feedback on the manuscript. </w:t>
      </w:r>
      <w:r w:rsidRPr="00B65D15">
        <w:rPr>
          <w:rFonts w:ascii="Times New Roman" w:hAnsi="Times New Roman" w:cs="Times New Roman"/>
          <w:sz w:val="24"/>
          <w:szCs w:val="24"/>
          <w:lang w:val="en-US"/>
        </w:rPr>
        <w:lastRenderedPageBreak/>
        <w:t xml:space="preserve">K. </w:t>
      </w:r>
      <w:proofErr w:type="spellStart"/>
      <w:r w:rsidRPr="00B65D15">
        <w:rPr>
          <w:rFonts w:ascii="Times New Roman" w:hAnsi="Times New Roman" w:cs="Times New Roman"/>
          <w:sz w:val="24"/>
          <w:szCs w:val="24"/>
          <w:lang w:val="en-US"/>
        </w:rPr>
        <w:t>Marchetto</w:t>
      </w:r>
      <w:proofErr w:type="spellEnd"/>
      <w:r w:rsidRPr="00B65D15">
        <w:rPr>
          <w:rFonts w:ascii="Times New Roman" w:hAnsi="Times New Roman" w:cs="Times New Roman"/>
          <w:sz w:val="24"/>
          <w:szCs w:val="24"/>
          <w:lang w:val="en-US"/>
        </w:rPr>
        <w:t xml:space="preserve"> and E. </w:t>
      </w:r>
      <w:proofErr w:type="spellStart"/>
      <w:r w:rsidRPr="00B65D15">
        <w:rPr>
          <w:rFonts w:ascii="Times New Roman" w:hAnsi="Times New Roman" w:cs="Times New Roman"/>
          <w:sz w:val="24"/>
          <w:szCs w:val="24"/>
          <w:lang w:val="en-US"/>
        </w:rPr>
        <w:t>Jongejans</w:t>
      </w:r>
      <w:proofErr w:type="spellEnd"/>
      <w:r w:rsidRPr="00B65D15">
        <w:rPr>
          <w:rFonts w:ascii="Times New Roman" w:hAnsi="Times New Roman" w:cs="Times New Roman"/>
          <w:sz w:val="24"/>
          <w:szCs w:val="24"/>
          <w:lang w:val="en-US"/>
        </w:rPr>
        <w:t xml:space="preserve"> kindly provided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terminal velocity data for use in wind dispersal models</w:t>
      </w:r>
      <w:ins w:id="461" w:author="Drees, Trevor" w:date="2023-04-08T22:12:00Z">
        <w:r w:rsidR="00462D6F">
          <w:rPr>
            <w:rFonts w:ascii="Times New Roman" w:hAnsi="Times New Roman" w:cs="Times New Roman"/>
            <w:sz w:val="24"/>
            <w:szCs w:val="24"/>
            <w:lang w:val="en-US"/>
          </w:rPr>
          <w:t>, and B. Teller provided code for invasion speeds</w:t>
        </w:r>
      </w:ins>
      <w:r w:rsidRPr="00B65D15">
        <w:rPr>
          <w:rFonts w:ascii="Times New Roman" w:hAnsi="Times New Roman" w:cs="Times New Roman"/>
          <w:sz w:val="24"/>
          <w:szCs w:val="24"/>
          <w:lang w:val="en-US"/>
        </w:rPr>
        <w:t>.</w:t>
      </w:r>
      <w:r w:rsidR="007E284D" w:rsidRPr="00B65D15">
        <w:rPr>
          <w:rFonts w:ascii="Times New Roman" w:hAnsi="Times New Roman" w:cs="Times New Roman"/>
          <w:sz w:val="24"/>
          <w:szCs w:val="24"/>
          <w:lang w:val="en-US"/>
        </w:rPr>
        <w:t xml:space="preserve"> T.</w:t>
      </w:r>
      <w:r w:rsidR="00B1127F">
        <w:rPr>
          <w:rFonts w:ascii="Times New Roman" w:hAnsi="Times New Roman" w:cs="Times New Roman"/>
          <w:sz w:val="24"/>
          <w:szCs w:val="24"/>
          <w:lang w:val="en-US"/>
        </w:rPr>
        <w:t>H.</w:t>
      </w:r>
      <w:r w:rsidR="007E284D" w:rsidRPr="00B65D15">
        <w:rPr>
          <w:rFonts w:ascii="Times New Roman" w:hAnsi="Times New Roman" w:cs="Times New Roman"/>
          <w:sz w:val="24"/>
          <w:szCs w:val="24"/>
          <w:lang w:val="en-US"/>
        </w:rPr>
        <w:t>D. was supported by the Alumni Professor in the Biological Sciences endowment to K.S.</w:t>
      </w:r>
    </w:p>
    <w:p w14:paraId="5FF375F6" w14:textId="77777777" w:rsidR="00425A2B" w:rsidRPr="00B65D15" w:rsidRDefault="00425A2B" w:rsidP="009E77BC">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Author Contributions</w:t>
      </w:r>
    </w:p>
    <w:p w14:paraId="390C2929" w14:textId="1DD767A7" w:rsidR="00425A2B" w:rsidRPr="00B65D15" w:rsidRDefault="00425A2B" w:rsidP="009E77BC">
      <w:pPr>
        <w:spacing w:after="120" w:line="480" w:lineRule="auto"/>
        <w:ind w:firstLine="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T.H.D and K.S. designed the field experiment. T.H.D. conducted the field experiment and associated data </w:t>
      </w:r>
      <w:r w:rsidR="007E284D" w:rsidRPr="00B65D15">
        <w:rPr>
          <w:rFonts w:ascii="Times New Roman" w:hAnsi="Times New Roman" w:cs="Times New Roman"/>
          <w:sz w:val="24"/>
          <w:szCs w:val="24"/>
          <w:lang w:val="en-US"/>
        </w:rPr>
        <w:t xml:space="preserve">and modeling </w:t>
      </w:r>
      <w:proofErr w:type="gramStart"/>
      <w:r w:rsidRPr="00B65D15">
        <w:rPr>
          <w:rFonts w:ascii="Times New Roman" w:hAnsi="Times New Roman" w:cs="Times New Roman"/>
          <w:sz w:val="24"/>
          <w:szCs w:val="24"/>
          <w:lang w:val="en-US"/>
        </w:rPr>
        <w:t>analys</w:t>
      </w:r>
      <w:r w:rsidR="007E284D" w:rsidRPr="00B65D15">
        <w:rPr>
          <w:rFonts w:ascii="Times New Roman" w:hAnsi="Times New Roman" w:cs="Times New Roman"/>
          <w:sz w:val="24"/>
          <w:szCs w:val="24"/>
          <w:lang w:val="en-US"/>
        </w:rPr>
        <w:t>e</w:t>
      </w:r>
      <w:r w:rsidRPr="00B65D15">
        <w:rPr>
          <w:rFonts w:ascii="Times New Roman" w:hAnsi="Times New Roman" w:cs="Times New Roman"/>
          <w:sz w:val="24"/>
          <w:szCs w:val="24"/>
          <w:lang w:val="en-US"/>
        </w:rPr>
        <w:t>s, and</w:t>
      </w:r>
      <w:proofErr w:type="gramEnd"/>
      <w:r w:rsidRPr="00B65D15">
        <w:rPr>
          <w:rFonts w:ascii="Times New Roman" w:hAnsi="Times New Roman" w:cs="Times New Roman"/>
          <w:sz w:val="24"/>
          <w:szCs w:val="24"/>
          <w:lang w:val="en-US"/>
        </w:rPr>
        <w:t xml:space="preserve"> led writing of the initial manuscript. T.H.D. and K.S. made contributions to subsequent versions of the manuscript.</w:t>
      </w:r>
    </w:p>
    <w:p w14:paraId="4896104A" w14:textId="7883150C" w:rsidR="00692DB1" w:rsidRPr="00B65D15" w:rsidRDefault="00692DB1" w:rsidP="00425A2B">
      <w:pPr>
        <w:spacing w:after="120"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References</w:t>
      </w:r>
    </w:p>
    <w:p w14:paraId="3FFBC84A" w14:textId="77777777" w:rsidR="00692DB1" w:rsidRPr="00B65D15" w:rsidRDefault="00692DB1" w:rsidP="00425A2B">
      <w:pPr>
        <w:spacing w:after="120" w:line="480" w:lineRule="auto"/>
        <w:ind w:left="284" w:hanging="284"/>
        <w:rPr>
          <w:rFonts w:ascii="Times New Roman" w:hAnsi="Times New Roman" w:cs="Times New Roman"/>
          <w:sz w:val="24"/>
          <w:szCs w:val="24"/>
          <w:lang w:val="en-US"/>
        </w:rPr>
      </w:pPr>
      <w:r w:rsidRPr="00B65D15">
        <w:rPr>
          <w:rFonts w:ascii="Times New Roman" w:hAnsi="Times New Roman" w:cs="Times New Roman"/>
          <w:sz w:val="24"/>
          <w:szCs w:val="24"/>
          <w:lang w:val="en-US"/>
        </w:rPr>
        <w:t xml:space="preserve">Allen, M.R., &amp; Shea, K. (2006). Spatial segregation of congeneric invaders in central Pennsylvania, USA. </w:t>
      </w:r>
      <w:r w:rsidRPr="00B65D15">
        <w:rPr>
          <w:rFonts w:ascii="Times New Roman" w:hAnsi="Times New Roman" w:cs="Times New Roman"/>
          <w:i/>
          <w:iCs/>
          <w:sz w:val="24"/>
          <w:szCs w:val="24"/>
          <w:lang w:val="en-US"/>
        </w:rPr>
        <w:t>Biological Invasions</w:t>
      </w:r>
      <w:r w:rsidRPr="00B65D15">
        <w:rPr>
          <w:rFonts w:ascii="Times New Roman" w:hAnsi="Times New Roman" w:cs="Times New Roman"/>
          <w:sz w:val="24"/>
          <w:szCs w:val="24"/>
          <w:lang w:val="en-US"/>
        </w:rPr>
        <w:t>, 8(3), 509-521.</w:t>
      </w:r>
    </w:p>
    <w:p w14:paraId="393F9DD1" w14:textId="4762D78F" w:rsidR="00692DB1" w:rsidRPr="00B65D15" w:rsidDel="000E5D80" w:rsidRDefault="00692DB1" w:rsidP="00425A2B">
      <w:pPr>
        <w:spacing w:after="120" w:line="480" w:lineRule="auto"/>
        <w:ind w:left="284" w:hanging="284"/>
        <w:rPr>
          <w:del w:id="462" w:author="Drees, Trevor" w:date="2023-04-10T20:51:00Z"/>
          <w:rFonts w:ascii="Times New Roman" w:hAnsi="Times New Roman" w:cs="Times New Roman"/>
          <w:sz w:val="24"/>
          <w:szCs w:val="24"/>
          <w:lang w:val="en-US"/>
        </w:rPr>
      </w:pPr>
      <w:del w:id="463" w:author="Drees, Trevor" w:date="2023-04-10T20:51:00Z">
        <w:r w:rsidRPr="00B65D15" w:rsidDel="000E5D80">
          <w:rPr>
            <w:rFonts w:ascii="Times New Roman" w:hAnsi="Times New Roman" w:cs="Times New Roman"/>
            <w:sz w:val="24"/>
            <w:szCs w:val="24"/>
            <w:lang w:val="en-US"/>
          </w:rPr>
          <w:delText xml:space="preserve">Augspurger, C. K. (1983). Seed dispersal of the tropical tree, </w:delText>
        </w:r>
        <w:r w:rsidRPr="009E64FB" w:rsidDel="000E5D80">
          <w:rPr>
            <w:rFonts w:ascii="Times New Roman" w:hAnsi="Times New Roman" w:cs="Times New Roman"/>
            <w:i/>
            <w:iCs/>
            <w:sz w:val="24"/>
            <w:szCs w:val="24"/>
            <w:lang w:val="en-US"/>
          </w:rPr>
          <w:delText>Platypodium elegans</w:delText>
        </w:r>
        <w:r w:rsidRPr="00B65D15" w:rsidDel="000E5D80">
          <w:rPr>
            <w:rFonts w:ascii="Times New Roman" w:hAnsi="Times New Roman" w:cs="Times New Roman"/>
            <w:sz w:val="24"/>
            <w:szCs w:val="24"/>
            <w:lang w:val="en-US"/>
          </w:rPr>
          <w:delText xml:space="preserve">, and the escape of its seedlings from fungal pathogens. </w:delText>
        </w:r>
        <w:r w:rsidRPr="00B65D15" w:rsidDel="000E5D80">
          <w:rPr>
            <w:rFonts w:ascii="Times New Roman" w:hAnsi="Times New Roman" w:cs="Times New Roman"/>
            <w:i/>
            <w:iCs/>
            <w:sz w:val="24"/>
            <w:szCs w:val="24"/>
            <w:lang w:val="en-US"/>
          </w:rPr>
          <w:delText>The Journal of Ecology</w:delText>
        </w:r>
        <w:r w:rsidRPr="00B65D15" w:rsidDel="000E5D80">
          <w:rPr>
            <w:rFonts w:ascii="Times New Roman" w:hAnsi="Times New Roman" w:cs="Times New Roman"/>
            <w:sz w:val="24"/>
            <w:szCs w:val="24"/>
            <w:lang w:val="en-US"/>
          </w:rPr>
          <w:delText>, 71(3), 759-771.</w:delText>
        </w:r>
      </w:del>
    </w:p>
    <w:p w14:paraId="58963A15" w14:textId="40AD9D9A" w:rsidR="00692DB1" w:rsidRPr="00B65D15" w:rsidDel="000E5D80" w:rsidRDefault="00692DB1" w:rsidP="00425A2B">
      <w:pPr>
        <w:spacing w:after="120" w:line="480" w:lineRule="auto"/>
        <w:ind w:left="284" w:hanging="284"/>
        <w:rPr>
          <w:del w:id="464" w:author="Drees, Trevor" w:date="2023-04-10T20:51:00Z"/>
          <w:rFonts w:ascii="Times New Roman" w:hAnsi="Times New Roman" w:cs="Times New Roman"/>
          <w:sz w:val="24"/>
          <w:szCs w:val="24"/>
          <w:lang w:val="en-US"/>
        </w:rPr>
      </w:pPr>
      <w:del w:id="465" w:author="Drees, Trevor" w:date="2023-04-10T20:51:00Z">
        <w:r w:rsidRPr="00B65D15" w:rsidDel="000E5D80">
          <w:rPr>
            <w:rFonts w:ascii="Times New Roman" w:hAnsi="Times New Roman" w:cs="Times New Roman"/>
            <w:sz w:val="24"/>
            <w:szCs w:val="24"/>
            <w:lang w:val="en-US"/>
          </w:rPr>
          <w:delText xml:space="preserve">Augspurger, C.K. &amp; Kelly, C.K. (1984). Pathogen mortality of tropical tree seedlings: experimental studies of the effects of dispersal distance, seedling density, and light conditions. </w:delText>
        </w:r>
        <w:r w:rsidRPr="00B65D15" w:rsidDel="000E5D80">
          <w:rPr>
            <w:rFonts w:ascii="Times New Roman" w:hAnsi="Times New Roman" w:cs="Times New Roman"/>
            <w:i/>
            <w:iCs/>
            <w:sz w:val="24"/>
            <w:szCs w:val="24"/>
            <w:lang w:val="en-US"/>
          </w:rPr>
          <w:delText>Oecologia</w:delText>
        </w:r>
        <w:r w:rsidRPr="00B65D15" w:rsidDel="000E5D80">
          <w:rPr>
            <w:rFonts w:ascii="Times New Roman" w:hAnsi="Times New Roman" w:cs="Times New Roman"/>
            <w:sz w:val="24"/>
            <w:szCs w:val="24"/>
            <w:lang w:val="en-US"/>
          </w:rPr>
          <w:delText>, 61(2), 211-217.</w:delText>
        </w:r>
      </w:del>
    </w:p>
    <w:p w14:paraId="2BF44FF5" w14:textId="633CB994" w:rsidR="00511143" w:rsidRDefault="00511143" w:rsidP="00302615">
      <w:pPr>
        <w:spacing w:after="120" w:line="480" w:lineRule="auto"/>
        <w:ind w:left="284" w:hanging="284"/>
        <w:rPr>
          <w:rFonts w:ascii="Times New Roman" w:hAnsi="Times New Roman" w:cs="Times New Roman"/>
          <w:sz w:val="24"/>
          <w:szCs w:val="24"/>
          <w:lang w:val="en-US"/>
        </w:rPr>
      </w:pPr>
      <w:bookmarkStart w:id="466" w:name="_Hlk127477384"/>
      <w:r w:rsidRPr="00511143">
        <w:rPr>
          <w:rFonts w:ascii="Times New Roman" w:hAnsi="Times New Roman" w:cs="Times New Roman"/>
          <w:sz w:val="24"/>
          <w:szCs w:val="24"/>
          <w:lang w:val="en-US"/>
        </w:rPr>
        <w:t xml:space="preserve">Bates, D., </w:t>
      </w:r>
      <w:proofErr w:type="spellStart"/>
      <w:r w:rsidRPr="00511143">
        <w:rPr>
          <w:rFonts w:ascii="Times New Roman" w:hAnsi="Times New Roman" w:cs="Times New Roman"/>
          <w:sz w:val="24"/>
          <w:szCs w:val="24"/>
          <w:lang w:val="en-US"/>
        </w:rPr>
        <w:t>Maechler</w:t>
      </w:r>
      <w:proofErr w:type="spellEnd"/>
      <w:r w:rsidRPr="00511143">
        <w:rPr>
          <w:rFonts w:ascii="Times New Roman" w:hAnsi="Times New Roman" w:cs="Times New Roman"/>
          <w:sz w:val="24"/>
          <w:szCs w:val="24"/>
          <w:lang w:val="en-US"/>
        </w:rPr>
        <w:t xml:space="preserve">, M., </w:t>
      </w:r>
      <w:proofErr w:type="spellStart"/>
      <w:r w:rsidRPr="00511143">
        <w:rPr>
          <w:rFonts w:ascii="Times New Roman" w:hAnsi="Times New Roman" w:cs="Times New Roman"/>
          <w:sz w:val="24"/>
          <w:szCs w:val="24"/>
          <w:lang w:val="en-US"/>
        </w:rPr>
        <w:t>Bolker</w:t>
      </w:r>
      <w:proofErr w:type="spellEnd"/>
      <w:r w:rsidRPr="00511143">
        <w:rPr>
          <w:rFonts w:ascii="Times New Roman" w:hAnsi="Times New Roman" w:cs="Times New Roman"/>
          <w:sz w:val="24"/>
          <w:szCs w:val="24"/>
          <w:lang w:val="en-US"/>
        </w:rPr>
        <w:t>, B., &amp; Walker, S. (202</w:t>
      </w:r>
      <w:r>
        <w:rPr>
          <w:rFonts w:ascii="Times New Roman" w:hAnsi="Times New Roman" w:cs="Times New Roman"/>
          <w:sz w:val="24"/>
          <w:szCs w:val="24"/>
          <w:lang w:val="en-US"/>
        </w:rPr>
        <w:t>0</w:t>
      </w:r>
      <w:r w:rsidRPr="00511143">
        <w:rPr>
          <w:rFonts w:ascii="Times New Roman" w:hAnsi="Times New Roman" w:cs="Times New Roman"/>
          <w:sz w:val="24"/>
          <w:szCs w:val="24"/>
          <w:lang w:val="en-US"/>
        </w:rPr>
        <w:t>). Package ‘lme4’, version 1.1-</w:t>
      </w:r>
      <w:r>
        <w:rPr>
          <w:rFonts w:ascii="Times New Roman" w:hAnsi="Times New Roman" w:cs="Times New Roman"/>
          <w:sz w:val="24"/>
          <w:szCs w:val="24"/>
          <w:lang w:val="en-US"/>
        </w:rPr>
        <w:t>26</w:t>
      </w:r>
      <w:r w:rsidRPr="00511143">
        <w:rPr>
          <w:rFonts w:ascii="Times New Roman" w:hAnsi="Times New Roman" w:cs="Times New Roman"/>
          <w:sz w:val="24"/>
          <w:szCs w:val="24"/>
          <w:lang w:val="en-US"/>
        </w:rPr>
        <w:t>. https://cran.r-project.org/web/packages/lme4/index.html</w:t>
      </w:r>
    </w:p>
    <w:bookmarkEnd w:id="466"/>
    <w:p w14:paraId="107C0D01" w14:textId="4B755467" w:rsidR="00692DB1" w:rsidRPr="00B65D15" w:rsidDel="000E5D80" w:rsidRDefault="00692DB1" w:rsidP="00302615">
      <w:pPr>
        <w:spacing w:after="120" w:line="480" w:lineRule="auto"/>
        <w:ind w:left="284" w:hanging="284"/>
        <w:rPr>
          <w:del w:id="467" w:author="Drees, Trevor" w:date="2023-04-10T20:53:00Z"/>
          <w:rFonts w:ascii="Times New Roman" w:hAnsi="Times New Roman" w:cs="Times New Roman"/>
          <w:color w:val="222222"/>
          <w:sz w:val="24"/>
          <w:szCs w:val="24"/>
          <w:shd w:val="clear" w:color="auto" w:fill="FFFFFF"/>
          <w:lang w:val="en-US"/>
        </w:rPr>
      </w:pPr>
      <w:del w:id="468" w:author="Drees, Trevor" w:date="2023-04-10T20:53:00Z">
        <w:r w:rsidRPr="00B65D15" w:rsidDel="000E5D80">
          <w:rPr>
            <w:rFonts w:ascii="Times New Roman" w:hAnsi="Times New Roman" w:cs="Times New Roman"/>
            <w:color w:val="222222"/>
            <w:sz w:val="24"/>
            <w:szCs w:val="24"/>
            <w:shd w:val="clear" w:color="auto" w:fill="FFFFFF"/>
            <w:lang w:val="en-US"/>
          </w:rPr>
          <w:delText xml:space="preserve">Beaury, E.M., Fusco, E.J., Jackson, M.R., Laginhas, B.B., Morelli, T.L., Allen, J.M., Pasquarella, V.J., &amp; Bradley, B.A. (2020). Incorporating climate change into invasive species management: insights from managers. </w:delText>
        </w:r>
        <w:r w:rsidRPr="00B65D15" w:rsidDel="000E5D80">
          <w:rPr>
            <w:rFonts w:ascii="Times New Roman" w:hAnsi="Times New Roman" w:cs="Times New Roman"/>
            <w:i/>
            <w:iCs/>
            <w:color w:val="222222"/>
            <w:sz w:val="24"/>
            <w:szCs w:val="24"/>
            <w:shd w:val="clear" w:color="auto" w:fill="FFFFFF"/>
            <w:lang w:val="en-US"/>
          </w:rPr>
          <w:delText>Biological Invasions</w:delText>
        </w:r>
        <w:r w:rsidRPr="00B65D15" w:rsidDel="000E5D80">
          <w:rPr>
            <w:rFonts w:ascii="Times New Roman" w:hAnsi="Times New Roman" w:cs="Times New Roman"/>
            <w:color w:val="222222"/>
            <w:sz w:val="24"/>
            <w:szCs w:val="24"/>
            <w:shd w:val="clear" w:color="auto" w:fill="FFFFFF"/>
            <w:lang w:val="en-US"/>
          </w:rPr>
          <w:delText>, 22(2), 233-252.</w:delText>
        </w:r>
      </w:del>
    </w:p>
    <w:p w14:paraId="5F00F66A" w14:textId="75801379" w:rsidR="00FC7202" w:rsidRPr="00B65D15" w:rsidDel="000E5D80" w:rsidRDefault="00692DB1" w:rsidP="009E64FB">
      <w:pPr>
        <w:spacing w:after="120" w:line="480" w:lineRule="auto"/>
        <w:ind w:left="284" w:hanging="284"/>
        <w:rPr>
          <w:del w:id="469" w:author="Drees, Trevor" w:date="2023-04-10T20:51:00Z"/>
          <w:rFonts w:ascii="Times New Roman" w:hAnsi="Times New Roman" w:cs="Times New Roman"/>
          <w:color w:val="222222"/>
          <w:sz w:val="24"/>
          <w:szCs w:val="24"/>
          <w:shd w:val="clear" w:color="auto" w:fill="FFFFFF"/>
          <w:lang w:val="en-US"/>
        </w:rPr>
      </w:pPr>
      <w:del w:id="470" w:author="Drees, Trevor" w:date="2023-04-10T20:51:00Z">
        <w:r w:rsidRPr="00B65D15" w:rsidDel="000E5D80">
          <w:rPr>
            <w:rFonts w:ascii="Times New Roman" w:hAnsi="Times New Roman" w:cs="Times New Roman"/>
            <w:color w:val="222222"/>
            <w:sz w:val="24"/>
            <w:szCs w:val="24"/>
            <w:shd w:val="clear" w:color="auto" w:fill="FFFFFF"/>
            <w:lang w:val="en-US"/>
          </w:rPr>
          <w:delText xml:space="preserve">Blundell, A.G. &amp; Peart, D.R. (1998). Distance-dependence in herbivory and foliar condition for juvenile </w:delText>
        </w:r>
        <w:r w:rsidRPr="009E64FB" w:rsidDel="000E5D80">
          <w:rPr>
            <w:rFonts w:ascii="Times New Roman" w:hAnsi="Times New Roman" w:cs="Times New Roman"/>
            <w:i/>
            <w:iCs/>
            <w:color w:val="222222"/>
            <w:sz w:val="24"/>
            <w:szCs w:val="24"/>
            <w:shd w:val="clear" w:color="auto" w:fill="FFFFFF"/>
            <w:lang w:val="en-US"/>
          </w:rPr>
          <w:delText>Shorea</w:delText>
        </w:r>
        <w:r w:rsidRPr="00B65D15" w:rsidDel="000E5D80">
          <w:rPr>
            <w:rFonts w:ascii="Times New Roman" w:hAnsi="Times New Roman" w:cs="Times New Roman"/>
            <w:color w:val="222222"/>
            <w:sz w:val="24"/>
            <w:szCs w:val="24"/>
            <w:shd w:val="clear" w:color="auto" w:fill="FFFFFF"/>
            <w:lang w:val="en-US"/>
          </w:rPr>
          <w:delText xml:space="preserve"> trees in Bornean dipterocarp rain forest. </w:delText>
        </w:r>
        <w:r w:rsidRPr="00B65D15" w:rsidDel="000E5D80">
          <w:rPr>
            <w:rFonts w:ascii="Times New Roman" w:hAnsi="Times New Roman" w:cs="Times New Roman"/>
            <w:i/>
            <w:iCs/>
            <w:color w:val="222222"/>
            <w:sz w:val="24"/>
            <w:szCs w:val="24"/>
            <w:shd w:val="clear" w:color="auto" w:fill="FFFFFF"/>
            <w:lang w:val="en-US"/>
          </w:rPr>
          <w:delText>Oecologia</w:delText>
        </w:r>
        <w:r w:rsidRPr="00B65D15" w:rsidDel="000E5D80">
          <w:rPr>
            <w:rFonts w:ascii="Times New Roman" w:hAnsi="Times New Roman" w:cs="Times New Roman"/>
            <w:color w:val="222222"/>
            <w:sz w:val="24"/>
            <w:szCs w:val="24"/>
            <w:shd w:val="clear" w:color="auto" w:fill="FFFFFF"/>
            <w:lang w:val="en-US"/>
          </w:rPr>
          <w:delText>, 117(1-2), 151-160.</w:delText>
        </w:r>
      </w:del>
    </w:p>
    <w:p w14:paraId="134BF9EA" w14:textId="3CDFBD08"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Bullock, J.M., White, S.M., Prudhomme, C., Tansey, C., </w:t>
      </w:r>
      <w:proofErr w:type="spellStart"/>
      <w:r w:rsidRPr="00B65D15">
        <w:rPr>
          <w:rFonts w:ascii="Times New Roman" w:hAnsi="Times New Roman" w:cs="Times New Roman"/>
          <w:color w:val="222222"/>
          <w:sz w:val="24"/>
          <w:szCs w:val="24"/>
          <w:shd w:val="clear" w:color="auto" w:fill="FFFFFF"/>
          <w:lang w:val="en-US"/>
        </w:rPr>
        <w:t>Perea</w:t>
      </w:r>
      <w:proofErr w:type="spellEnd"/>
      <w:r w:rsidRPr="00B65D15">
        <w:rPr>
          <w:rFonts w:ascii="Times New Roman" w:hAnsi="Times New Roman" w:cs="Times New Roman"/>
          <w:color w:val="222222"/>
          <w:sz w:val="24"/>
          <w:szCs w:val="24"/>
          <w:shd w:val="clear" w:color="auto" w:fill="FFFFFF"/>
          <w:lang w:val="en-US"/>
        </w:rPr>
        <w:t xml:space="preserve">, R., &amp; </w:t>
      </w:r>
      <w:proofErr w:type="spellStart"/>
      <w:r w:rsidRPr="00B65D15">
        <w:rPr>
          <w:rFonts w:ascii="Times New Roman" w:hAnsi="Times New Roman" w:cs="Times New Roman"/>
          <w:color w:val="222222"/>
          <w:sz w:val="24"/>
          <w:szCs w:val="24"/>
          <w:shd w:val="clear" w:color="auto" w:fill="FFFFFF"/>
          <w:lang w:val="en-US"/>
        </w:rPr>
        <w:t>Hooftman</w:t>
      </w:r>
      <w:proofErr w:type="spellEnd"/>
      <w:r w:rsidRPr="00B65D15">
        <w:rPr>
          <w:rFonts w:ascii="Times New Roman" w:hAnsi="Times New Roman" w:cs="Times New Roman"/>
          <w:color w:val="222222"/>
          <w:sz w:val="24"/>
          <w:szCs w:val="24"/>
          <w:shd w:val="clear" w:color="auto" w:fill="FFFFFF"/>
          <w:lang w:val="en-US"/>
        </w:rPr>
        <w:t xml:space="preserve">, D.A. (2012). </w:t>
      </w:r>
      <w:r w:rsidR="001C5A62" w:rsidRPr="00B65D15">
        <w:rPr>
          <w:rFonts w:ascii="Times New Roman" w:hAnsi="Times New Roman" w:cs="Times New Roman"/>
          <w:color w:val="222222"/>
          <w:sz w:val="24"/>
          <w:szCs w:val="24"/>
          <w:shd w:val="clear" w:color="auto" w:fill="FFFFFF"/>
          <w:lang w:val="en-US"/>
        </w:rPr>
        <w:t>Modeling</w:t>
      </w:r>
      <w:r w:rsidRPr="00B65D15">
        <w:rPr>
          <w:rFonts w:ascii="Times New Roman" w:hAnsi="Times New Roman" w:cs="Times New Roman"/>
          <w:color w:val="222222"/>
          <w:sz w:val="24"/>
          <w:szCs w:val="24"/>
          <w:shd w:val="clear" w:color="auto" w:fill="FFFFFF"/>
          <w:lang w:val="en-US"/>
        </w:rPr>
        <w:t xml:space="preserve"> spread of British wind‐dispersed plants under future wind speeds in a changing climate. </w:t>
      </w:r>
      <w:r w:rsidRPr="00B65D15">
        <w:rPr>
          <w:rFonts w:ascii="Times New Roman" w:hAnsi="Times New Roman" w:cs="Times New Roman"/>
          <w:i/>
          <w:iCs/>
          <w:color w:val="222222"/>
          <w:sz w:val="24"/>
          <w:szCs w:val="24"/>
          <w:shd w:val="clear" w:color="auto" w:fill="FFFFFF"/>
          <w:lang w:val="en-US"/>
        </w:rPr>
        <w:t>Journal of Ecology</w:t>
      </w:r>
      <w:r w:rsidRPr="00B65D15">
        <w:rPr>
          <w:rFonts w:ascii="Times New Roman" w:hAnsi="Times New Roman" w:cs="Times New Roman"/>
          <w:color w:val="222222"/>
          <w:sz w:val="24"/>
          <w:szCs w:val="24"/>
          <w:shd w:val="clear" w:color="auto" w:fill="FFFFFF"/>
          <w:lang w:val="en-US"/>
        </w:rPr>
        <w:t>, 100(1), 104-115.</w:t>
      </w:r>
    </w:p>
    <w:p w14:paraId="64BF4CD1" w14:textId="2335A224"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Cain, M.L., Milligan, B.G., &amp; Strand, A.E. (2000). Long‐distance seed dispersal in plant populations. </w:t>
      </w:r>
      <w:r w:rsidRPr="00B65D15">
        <w:rPr>
          <w:rFonts w:ascii="Times New Roman" w:hAnsi="Times New Roman" w:cs="Times New Roman"/>
          <w:i/>
          <w:iCs/>
          <w:color w:val="222222"/>
          <w:sz w:val="24"/>
          <w:szCs w:val="24"/>
          <w:shd w:val="clear" w:color="auto" w:fill="FFFFFF"/>
          <w:lang w:val="en-US"/>
        </w:rPr>
        <w:t xml:space="preserve">American </w:t>
      </w:r>
      <w:r w:rsidR="005106DD">
        <w:rPr>
          <w:rFonts w:ascii="Times New Roman" w:hAnsi="Times New Roman" w:cs="Times New Roman"/>
          <w:i/>
          <w:iCs/>
          <w:color w:val="222222"/>
          <w:sz w:val="24"/>
          <w:szCs w:val="24"/>
          <w:shd w:val="clear" w:color="auto" w:fill="FFFFFF"/>
          <w:lang w:val="en-US"/>
        </w:rPr>
        <w:t>J</w:t>
      </w:r>
      <w:r w:rsidR="005106DD" w:rsidRPr="00B65D15">
        <w:rPr>
          <w:rFonts w:ascii="Times New Roman" w:hAnsi="Times New Roman" w:cs="Times New Roman"/>
          <w:i/>
          <w:iCs/>
          <w:color w:val="222222"/>
          <w:sz w:val="24"/>
          <w:szCs w:val="24"/>
          <w:shd w:val="clear" w:color="auto" w:fill="FFFFFF"/>
          <w:lang w:val="en-US"/>
        </w:rPr>
        <w:t xml:space="preserve">ournal </w:t>
      </w:r>
      <w:r w:rsidRPr="00B65D15">
        <w:rPr>
          <w:rFonts w:ascii="Times New Roman" w:hAnsi="Times New Roman" w:cs="Times New Roman"/>
          <w:i/>
          <w:iCs/>
          <w:color w:val="222222"/>
          <w:sz w:val="24"/>
          <w:szCs w:val="24"/>
          <w:shd w:val="clear" w:color="auto" w:fill="FFFFFF"/>
          <w:lang w:val="en-US"/>
        </w:rPr>
        <w:t xml:space="preserve">of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otany</w:t>
      </w:r>
      <w:r w:rsidRPr="00B65D15">
        <w:rPr>
          <w:rFonts w:ascii="Times New Roman" w:hAnsi="Times New Roman" w:cs="Times New Roman"/>
          <w:color w:val="222222"/>
          <w:sz w:val="24"/>
          <w:szCs w:val="24"/>
          <w:shd w:val="clear" w:color="auto" w:fill="FFFFFF"/>
          <w:lang w:val="en-US"/>
        </w:rPr>
        <w:t>, 87(9), 1217-1227.</w:t>
      </w:r>
    </w:p>
    <w:p w14:paraId="19F2D15C"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Caplat</w:t>
      </w:r>
      <w:proofErr w:type="spellEnd"/>
      <w:r w:rsidRPr="00B65D15">
        <w:rPr>
          <w:rFonts w:ascii="Times New Roman" w:hAnsi="Times New Roman" w:cs="Times New Roman"/>
          <w:color w:val="222222"/>
          <w:sz w:val="24"/>
          <w:szCs w:val="24"/>
          <w:shd w:val="clear" w:color="auto" w:fill="FFFFFF"/>
          <w:lang w:val="en-US"/>
        </w:rPr>
        <w:t xml:space="preserve">, P., </w:t>
      </w:r>
      <w:proofErr w:type="spellStart"/>
      <w:r w:rsidRPr="00B65D15">
        <w:rPr>
          <w:rFonts w:ascii="Times New Roman" w:hAnsi="Times New Roman" w:cs="Times New Roman"/>
          <w:color w:val="222222"/>
          <w:sz w:val="24"/>
          <w:szCs w:val="24"/>
          <w:shd w:val="clear" w:color="auto" w:fill="FFFFFF"/>
          <w:lang w:val="en-US"/>
        </w:rPr>
        <w:t>Cheptou</w:t>
      </w:r>
      <w:proofErr w:type="spellEnd"/>
      <w:r w:rsidRPr="00B65D15">
        <w:rPr>
          <w:rFonts w:ascii="Times New Roman" w:hAnsi="Times New Roman" w:cs="Times New Roman"/>
          <w:color w:val="222222"/>
          <w:sz w:val="24"/>
          <w:szCs w:val="24"/>
          <w:shd w:val="clear" w:color="auto" w:fill="FFFFFF"/>
          <w:lang w:val="en-US"/>
        </w:rPr>
        <w:t xml:space="preserve">, P.O., Diez, J., </w:t>
      </w:r>
      <w:proofErr w:type="spellStart"/>
      <w:r w:rsidRPr="00B65D15">
        <w:rPr>
          <w:rFonts w:ascii="Times New Roman" w:hAnsi="Times New Roman" w:cs="Times New Roman"/>
          <w:color w:val="222222"/>
          <w:sz w:val="24"/>
          <w:szCs w:val="24"/>
          <w:shd w:val="clear" w:color="auto" w:fill="FFFFFF"/>
          <w:lang w:val="en-US"/>
        </w:rPr>
        <w:t>Guisan</w:t>
      </w:r>
      <w:proofErr w:type="spellEnd"/>
      <w:r w:rsidRPr="00B65D15">
        <w:rPr>
          <w:rFonts w:ascii="Times New Roman" w:hAnsi="Times New Roman" w:cs="Times New Roman"/>
          <w:color w:val="222222"/>
          <w:sz w:val="24"/>
          <w:szCs w:val="24"/>
          <w:shd w:val="clear" w:color="auto" w:fill="FFFFFF"/>
          <w:lang w:val="en-US"/>
        </w:rPr>
        <w:t xml:space="preserve">, A., Larson, B.M., </w:t>
      </w:r>
      <w:proofErr w:type="spellStart"/>
      <w:r w:rsidRPr="00B65D15">
        <w:rPr>
          <w:rFonts w:ascii="Times New Roman" w:hAnsi="Times New Roman" w:cs="Times New Roman"/>
          <w:color w:val="222222"/>
          <w:sz w:val="24"/>
          <w:szCs w:val="24"/>
          <w:shd w:val="clear" w:color="auto" w:fill="FFFFFF"/>
          <w:lang w:val="en-US"/>
        </w:rPr>
        <w:t>Macdougall</w:t>
      </w:r>
      <w:proofErr w:type="spellEnd"/>
      <w:r w:rsidRPr="00B65D15">
        <w:rPr>
          <w:rFonts w:ascii="Times New Roman" w:hAnsi="Times New Roman" w:cs="Times New Roman"/>
          <w:color w:val="222222"/>
          <w:sz w:val="24"/>
          <w:szCs w:val="24"/>
          <w:shd w:val="clear" w:color="auto" w:fill="FFFFFF"/>
          <w:lang w:val="en-US"/>
        </w:rPr>
        <w:t xml:space="preserve">, A.S., </w:t>
      </w:r>
      <w:proofErr w:type="spellStart"/>
      <w:r w:rsidRPr="00B65D15">
        <w:rPr>
          <w:rFonts w:ascii="Times New Roman" w:hAnsi="Times New Roman" w:cs="Times New Roman"/>
          <w:color w:val="222222"/>
          <w:sz w:val="24"/>
          <w:szCs w:val="24"/>
          <w:shd w:val="clear" w:color="auto" w:fill="FFFFFF"/>
          <w:lang w:val="en-US"/>
        </w:rPr>
        <w:t>Peltzer</w:t>
      </w:r>
      <w:proofErr w:type="spellEnd"/>
      <w:r w:rsidRPr="00B65D15">
        <w:rPr>
          <w:rFonts w:ascii="Times New Roman" w:hAnsi="Times New Roman" w:cs="Times New Roman"/>
          <w:color w:val="222222"/>
          <w:sz w:val="24"/>
          <w:szCs w:val="24"/>
          <w:shd w:val="clear" w:color="auto" w:fill="FFFFFF"/>
          <w:lang w:val="en-US"/>
        </w:rPr>
        <w:t xml:space="preserve">, D.A., Richardson, D.M., Shea, K., van </w:t>
      </w:r>
      <w:proofErr w:type="spellStart"/>
      <w:r w:rsidRPr="00B65D15">
        <w:rPr>
          <w:rFonts w:ascii="Times New Roman" w:hAnsi="Times New Roman" w:cs="Times New Roman"/>
          <w:color w:val="222222"/>
          <w:sz w:val="24"/>
          <w:szCs w:val="24"/>
          <w:shd w:val="clear" w:color="auto" w:fill="FFFFFF"/>
          <w:lang w:val="en-US"/>
        </w:rPr>
        <w:t>Kleunen</w:t>
      </w:r>
      <w:proofErr w:type="spellEnd"/>
      <w:r w:rsidRPr="00B65D15">
        <w:rPr>
          <w:rFonts w:ascii="Times New Roman" w:hAnsi="Times New Roman" w:cs="Times New Roman"/>
          <w:color w:val="222222"/>
          <w:sz w:val="24"/>
          <w:szCs w:val="24"/>
          <w:shd w:val="clear" w:color="auto" w:fill="FFFFFF"/>
          <w:lang w:val="en-US"/>
        </w:rPr>
        <w:t>, M., Zhang, R.,</w:t>
      </w:r>
      <w:del w:id="471" w:author="Drees, Trevor" w:date="2023-04-10T20:53:00Z">
        <w:r w:rsidRPr="00B65D15" w:rsidDel="000E5D80">
          <w:rPr>
            <w:rFonts w:ascii="Times New Roman" w:hAnsi="Times New Roman" w:cs="Times New Roman"/>
            <w:color w:val="222222"/>
            <w:sz w:val="24"/>
            <w:szCs w:val="24"/>
            <w:shd w:val="clear" w:color="auto" w:fill="FFFFFF"/>
            <w:lang w:val="en-US"/>
          </w:rPr>
          <w:delText xml:space="preserve"> </w:delText>
        </w:r>
      </w:del>
      <w:r w:rsidRPr="00B65D15">
        <w:rPr>
          <w:rFonts w:ascii="Times New Roman" w:hAnsi="Times New Roman" w:cs="Times New Roman"/>
          <w:color w:val="222222"/>
          <w:sz w:val="24"/>
          <w:szCs w:val="24"/>
          <w:shd w:val="clear" w:color="auto" w:fill="FFFFFF"/>
          <w:lang w:val="en-US"/>
        </w:rPr>
        <w:t xml:space="preserve"> &amp; Buckley, Y. M. (2013). </w:t>
      </w:r>
      <w:proofErr w:type="gramStart"/>
      <w:r w:rsidRPr="00B65D15">
        <w:rPr>
          <w:rFonts w:ascii="Times New Roman" w:hAnsi="Times New Roman" w:cs="Times New Roman"/>
          <w:color w:val="222222"/>
          <w:sz w:val="24"/>
          <w:szCs w:val="24"/>
          <w:shd w:val="clear" w:color="auto" w:fill="FFFFFF"/>
          <w:lang w:val="en-US"/>
        </w:rPr>
        <w:t>Movement,</w:t>
      </w:r>
      <w:proofErr w:type="gramEnd"/>
      <w:r w:rsidRPr="00B65D15">
        <w:rPr>
          <w:rFonts w:ascii="Times New Roman" w:hAnsi="Times New Roman" w:cs="Times New Roman"/>
          <w:color w:val="222222"/>
          <w:sz w:val="24"/>
          <w:szCs w:val="24"/>
          <w:shd w:val="clear" w:color="auto" w:fill="FFFFFF"/>
          <w:lang w:val="en-US"/>
        </w:rPr>
        <w:t xml:space="preserve"> impacts and management of plant distributions in response to climate change: insights from invasions.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122(9), 1265-1274.</w:t>
      </w:r>
    </w:p>
    <w:p w14:paraId="13566B5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Clark, J.S., </w:t>
      </w:r>
      <w:proofErr w:type="spellStart"/>
      <w:r w:rsidRPr="00B65D15">
        <w:rPr>
          <w:rFonts w:ascii="Times New Roman" w:hAnsi="Times New Roman" w:cs="Times New Roman"/>
          <w:color w:val="222222"/>
          <w:sz w:val="24"/>
          <w:szCs w:val="24"/>
          <w:shd w:val="clear" w:color="auto" w:fill="FFFFFF"/>
          <w:lang w:val="en-US"/>
        </w:rPr>
        <w:t>Fastie</w:t>
      </w:r>
      <w:proofErr w:type="spellEnd"/>
      <w:r w:rsidRPr="00B65D15">
        <w:rPr>
          <w:rFonts w:ascii="Times New Roman" w:hAnsi="Times New Roman" w:cs="Times New Roman"/>
          <w:color w:val="222222"/>
          <w:sz w:val="24"/>
          <w:szCs w:val="24"/>
          <w:shd w:val="clear" w:color="auto" w:fill="FFFFFF"/>
          <w:lang w:val="en-US"/>
        </w:rPr>
        <w:t xml:space="preserve">, C., Hurtt, G., Jackson, S.T., Johnson, C., King, G.A., Lewis, M., Lynch, J., </w:t>
      </w:r>
      <w:proofErr w:type="spellStart"/>
      <w:r w:rsidRPr="00B65D15">
        <w:rPr>
          <w:rFonts w:ascii="Times New Roman" w:hAnsi="Times New Roman" w:cs="Times New Roman"/>
          <w:color w:val="222222"/>
          <w:sz w:val="24"/>
          <w:szCs w:val="24"/>
          <w:shd w:val="clear" w:color="auto" w:fill="FFFFFF"/>
          <w:lang w:val="en-US"/>
        </w:rPr>
        <w:t>Pacala</w:t>
      </w:r>
      <w:proofErr w:type="spellEnd"/>
      <w:r w:rsidRPr="00B65D15">
        <w:rPr>
          <w:rFonts w:ascii="Times New Roman" w:hAnsi="Times New Roman" w:cs="Times New Roman"/>
          <w:color w:val="222222"/>
          <w:sz w:val="24"/>
          <w:szCs w:val="24"/>
          <w:shd w:val="clear" w:color="auto" w:fill="FFFFFF"/>
          <w:lang w:val="en-US"/>
        </w:rPr>
        <w:t xml:space="preserve">, S., Prentice, C., &amp; Schupp, E.W. (1998). Reid's paradox of rapid plant migration: dispersal theory and interpretation of </w:t>
      </w:r>
      <w:proofErr w:type="spellStart"/>
      <w:r w:rsidRPr="00B65D15">
        <w:rPr>
          <w:rFonts w:ascii="Times New Roman" w:hAnsi="Times New Roman" w:cs="Times New Roman"/>
          <w:color w:val="222222"/>
          <w:sz w:val="24"/>
          <w:szCs w:val="24"/>
          <w:shd w:val="clear" w:color="auto" w:fill="FFFFFF"/>
          <w:lang w:val="en-US"/>
        </w:rPr>
        <w:t>paleoecological</w:t>
      </w:r>
      <w:proofErr w:type="spellEnd"/>
      <w:r w:rsidRPr="00B65D15">
        <w:rPr>
          <w:rFonts w:ascii="Times New Roman" w:hAnsi="Times New Roman" w:cs="Times New Roman"/>
          <w:color w:val="222222"/>
          <w:sz w:val="24"/>
          <w:szCs w:val="24"/>
          <w:shd w:val="clear" w:color="auto" w:fill="FFFFFF"/>
          <w:lang w:val="en-US"/>
        </w:rPr>
        <w:t xml:space="preserve"> records. </w:t>
      </w:r>
      <w:proofErr w:type="spellStart"/>
      <w:r w:rsidRPr="00B65D15">
        <w:rPr>
          <w:rFonts w:ascii="Times New Roman" w:hAnsi="Times New Roman" w:cs="Times New Roman"/>
          <w:i/>
          <w:iCs/>
          <w:color w:val="222222"/>
          <w:sz w:val="24"/>
          <w:szCs w:val="24"/>
          <w:shd w:val="clear" w:color="auto" w:fill="FFFFFF"/>
          <w:lang w:val="en-US"/>
        </w:rPr>
        <w:t>BioScience</w:t>
      </w:r>
      <w:proofErr w:type="spellEnd"/>
      <w:r w:rsidRPr="00B65D15">
        <w:rPr>
          <w:rFonts w:ascii="Times New Roman" w:hAnsi="Times New Roman" w:cs="Times New Roman"/>
          <w:color w:val="222222"/>
          <w:sz w:val="24"/>
          <w:szCs w:val="24"/>
          <w:shd w:val="clear" w:color="auto" w:fill="FFFFFF"/>
          <w:lang w:val="en-US"/>
        </w:rPr>
        <w:t>, 48(1), 13-24.</w:t>
      </w:r>
    </w:p>
    <w:p w14:paraId="75600BC4"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Clark, J.S., Lewis, M., &amp; Horvath, L. (2001). Invasion by extremes: population spread with variation in dispersal and reproduction.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157(5), 537-554.</w:t>
      </w:r>
    </w:p>
    <w:p w14:paraId="00B05C63" w14:textId="5B99F241"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Connell, J.H. (1971). On the role of natural enemies in preventing competitive exclusion in some marine animals and in rain forest trees. </w:t>
      </w:r>
      <w:r w:rsidRPr="00B65D15">
        <w:rPr>
          <w:rFonts w:ascii="Times New Roman" w:hAnsi="Times New Roman" w:cs="Times New Roman"/>
          <w:i/>
          <w:iCs/>
          <w:color w:val="222222"/>
          <w:sz w:val="24"/>
          <w:szCs w:val="24"/>
          <w:shd w:val="clear" w:color="auto" w:fill="FFFFFF"/>
          <w:lang w:val="en-US"/>
        </w:rPr>
        <w:t xml:space="preserve">Dynamics of </w:t>
      </w:r>
      <w:r w:rsidR="005106DD">
        <w:rPr>
          <w:rFonts w:ascii="Times New Roman" w:hAnsi="Times New Roman" w:cs="Times New Roman"/>
          <w:i/>
          <w:iCs/>
          <w:color w:val="222222"/>
          <w:sz w:val="24"/>
          <w:szCs w:val="24"/>
          <w:shd w:val="clear" w:color="auto" w:fill="FFFFFF"/>
          <w:lang w:val="en-US"/>
        </w:rPr>
        <w:t>P</w:t>
      </w:r>
      <w:r w:rsidR="005106DD" w:rsidRPr="00B65D15">
        <w:rPr>
          <w:rFonts w:ascii="Times New Roman" w:hAnsi="Times New Roman" w:cs="Times New Roman"/>
          <w:i/>
          <w:iCs/>
          <w:color w:val="222222"/>
          <w:sz w:val="24"/>
          <w:szCs w:val="24"/>
          <w:shd w:val="clear" w:color="auto" w:fill="FFFFFF"/>
          <w:lang w:val="en-US"/>
        </w:rPr>
        <w:t>opulations</w:t>
      </w:r>
      <w:r w:rsidRPr="00B65D15">
        <w:rPr>
          <w:rFonts w:ascii="Times New Roman" w:hAnsi="Times New Roman" w:cs="Times New Roman"/>
          <w:color w:val="222222"/>
          <w:sz w:val="24"/>
          <w:szCs w:val="24"/>
          <w:shd w:val="clear" w:color="auto" w:fill="FFFFFF"/>
          <w:lang w:val="en-US"/>
        </w:rPr>
        <w:t>, 298-312.</w:t>
      </w:r>
    </w:p>
    <w:p w14:paraId="08D4F0F3"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Cousens, R.D. &amp; Rawlinson, A.A. (2001). When will plant morphology affect the shape of a seed dispersal “kernel</w:t>
      </w:r>
      <w:proofErr w:type="gramStart"/>
      <w:r w:rsidRPr="00B65D15">
        <w:rPr>
          <w:rFonts w:ascii="Times New Roman" w:hAnsi="Times New Roman" w:cs="Times New Roman"/>
          <w:color w:val="222222"/>
          <w:sz w:val="24"/>
          <w:szCs w:val="24"/>
          <w:shd w:val="clear" w:color="auto" w:fill="FFFFFF"/>
          <w:lang w:val="en-US"/>
        </w:rPr>
        <w:t>”?.</w:t>
      </w:r>
      <w:proofErr w:type="gramEnd"/>
      <w:r w:rsidRPr="00B65D15">
        <w:rPr>
          <w:rFonts w:ascii="Times New Roman" w:hAnsi="Times New Roman" w:cs="Times New Roman"/>
          <w:color w:val="222222"/>
          <w:sz w:val="24"/>
          <w:szCs w:val="24"/>
          <w:shd w:val="clear" w:color="auto" w:fill="FFFFFF"/>
          <w:lang w:val="en-US"/>
        </w:rPr>
        <w:t xml:space="preserve"> </w:t>
      </w:r>
      <w:r w:rsidRPr="00B65D15">
        <w:rPr>
          <w:rFonts w:ascii="Times New Roman" w:hAnsi="Times New Roman" w:cs="Times New Roman"/>
          <w:i/>
          <w:iCs/>
          <w:color w:val="222222"/>
          <w:sz w:val="24"/>
          <w:szCs w:val="24"/>
          <w:shd w:val="clear" w:color="auto" w:fill="FFFFFF"/>
          <w:lang w:val="en-US"/>
        </w:rPr>
        <w:t>Journal of Theoretical Biology</w:t>
      </w:r>
      <w:r w:rsidRPr="00B65D15">
        <w:rPr>
          <w:rFonts w:ascii="Times New Roman" w:hAnsi="Times New Roman" w:cs="Times New Roman"/>
          <w:color w:val="222222"/>
          <w:sz w:val="24"/>
          <w:szCs w:val="24"/>
          <w:shd w:val="clear" w:color="auto" w:fill="FFFFFF"/>
          <w:lang w:val="en-US"/>
        </w:rPr>
        <w:t>, 211(3), 229-238.</w:t>
      </w:r>
    </w:p>
    <w:p w14:paraId="6C2C49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Desrochers, A.M., Bain, J.F., &amp; Warwick, S.I. (1988). The Biology of Canadian Weeds.: 89. </w:t>
      </w:r>
      <w:r w:rsidRPr="009E64FB">
        <w:rPr>
          <w:rFonts w:ascii="Times New Roman" w:hAnsi="Times New Roman" w:cs="Times New Roman"/>
          <w:i/>
          <w:iCs/>
          <w:color w:val="222222"/>
          <w:sz w:val="24"/>
          <w:szCs w:val="24"/>
          <w:shd w:val="clear" w:color="auto" w:fill="FFFFFF"/>
          <w:lang w:val="en-US"/>
        </w:rPr>
        <w:t>Carduus nutans</w:t>
      </w:r>
      <w:r w:rsidRPr="00B65D15">
        <w:rPr>
          <w:rFonts w:ascii="Times New Roman" w:hAnsi="Times New Roman" w:cs="Times New Roman"/>
          <w:color w:val="222222"/>
          <w:sz w:val="24"/>
          <w:szCs w:val="24"/>
          <w:shd w:val="clear" w:color="auto" w:fill="FFFFFF"/>
          <w:lang w:val="en-US"/>
        </w:rPr>
        <w:t xml:space="preserve"> L. and </w:t>
      </w:r>
      <w:r w:rsidRPr="009E64FB">
        <w:rPr>
          <w:rFonts w:ascii="Times New Roman" w:hAnsi="Times New Roman" w:cs="Times New Roman"/>
          <w:i/>
          <w:iCs/>
          <w:color w:val="222222"/>
          <w:sz w:val="24"/>
          <w:szCs w:val="24"/>
          <w:shd w:val="clear" w:color="auto" w:fill="FFFFFF"/>
          <w:lang w:val="en-US"/>
        </w:rPr>
        <w:t xml:space="preserve">Carduus </w:t>
      </w:r>
      <w:proofErr w:type="spellStart"/>
      <w:r w:rsidRPr="009E64FB">
        <w:rPr>
          <w:rFonts w:ascii="Times New Roman" w:hAnsi="Times New Roman" w:cs="Times New Roman"/>
          <w:i/>
          <w:iCs/>
          <w:color w:val="222222"/>
          <w:sz w:val="24"/>
          <w:szCs w:val="24"/>
          <w:shd w:val="clear" w:color="auto" w:fill="FFFFFF"/>
          <w:lang w:val="en-US"/>
        </w:rPr>
        <w:t>acanthoides</w:t>
      </w:r>
      <w:proofErr w:type="spellEnd"/>
      <w:r w:rsidRPr="00B65D15">
        <w:rPr>
          <w:rFonts w:ascii="Times New Roman" w:hAnsi="Times New Roman" w:cs="Times New Roman"/>
          <w:color w:val="222222"/>
          <w:sz w:val="24"/>
          <w:szCs w:val="24"/>
          <w:shd w:val="clear" w:color="auto" w:fill="FFFFFF"/>
          <w:lang w:val="en-US"/>
        </w:rPr>
        <w:t xml:space="preserve"> L. </w:t>
      </w:r>
      <w:r w:rsidRPr="00B65D15">
        <w:rPr>
          <w:rFonts w:ascii="Times New Roman" w:hAnsi="Times New Roman" w:cs="Times New Roman"/>
          <w:i/>
          <w:iCs/>
          <w:color w:val="222222"/>
          <w:sz w:val="24"/>
          <w:szCs w:val="24"/>
          <w:shd w:val="clear" w:color="auto" w:fill="FFFFFF"/>
          <w:lang w:val="en-US"/>
        </w:rPr>
        <w:t>Canadian Journal of Plant Science</w:t>
      </w:r>
      <w:r w:rsidRPr="00B65D15">
        <w:rPr>
          <w:rFonts w:ascii="Times New Roman" w:hAnsi="Times New Roman" w:cs="Times New Roman"/>
          <w:color w:val="222222"/>
          <w:sz w:val="24"/>
          <w:szCs w:val="24"/>
          <w:shd w:val="clear" w:color="auto" w:fill="FFFFFF"/>
          <w:lang w:val="en-US"/>
        </w:rPr>
        <w:t>, 68(4), 1053-1068.</w:t>
      </w:r>
    </w:p>
    <w:p w14:paraId="7A0BE9A8"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Ellner</w:t>
      </w:r>
      <w:proofErr w:type="spellEnd"/>
      <w:r w:rsidRPr="00B65D15">
        <w:rPr>
          <w:rFonts w:ascii="Times New Roman" w:hAnsi="Times New Roman" w:cs="Times New Roman"/>
          <w:color w:val="222222"/>
          <w:sz w:val="24"/>
          <w:szCs w:val="24"/>
          <w:shd w:val="clear" w:color="auto" w:fill="FFFFFF"/>
          <w:lang w:val="en-US"/>
        </w:rPr>
        <w:t xml:space="preserve">, S.P. &amp; Rees, M. (2006). Integral projection models for species with complex demography.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167(3), 410-428.</w:t>
      </w:r>
    </w:p>
    <w:p w14:paraId="360FBEE7" w14:textId="3BEF83C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Hellmann, J.J., Byers, J.E., </w:t>
      </w:r>
      <w:proofErr w:type="spellStart"/>
      <w:r w:rsidRPr="00B65D15">
        <w:rPr>
          <w:rFonts w:ascii="Times New Roman" w:hAnsi="Times New Roman" w:cs="Times New Roman"/>
          <w:color w:val="222222"/>
          <w:sz w:val="24"/>
          <w:szCs w:val="24"/>
          <w:shd w:val="clear" w:color="auto" w:fill="FFFFFF"/>
          <w:lang w:val="en-US"/>
        </w:rPr>
        <w:t>Bierwagen</w:t>
      </w:r>
      <w:proofErr w:type="spellEnd"/>
      <w:r w:rsidRPr="00B65D15">
        <w:rPr>
          <w:rFonts w:ascii="Times New Roman" w:hAnsi="Times New Roman" w:cs="Times New Roman"/>
          <w:color w:val="222222"/>
          <w:sz w:val="24"/>
          <w:szCs w:val="24"/>
          <w:shd w:val="clear" w:color="auto" w:fill="FFFFFF"/>
          <w:lang w:val="en-US"/>
        </w:rPr>
        <w:t>, B.G., &amp; Dukes, J. S. (2008). Five potential consequences of climate change for invasive species. </w:t>
      </w:r>
      <w:r w:rsidRPr="00B65D15">
        <w:rPr>
          <w:rFonts w:ascii="Times New Roman" w:hAnsi="Times New Roman" w:cs="Times New Roman"/>
          <w:i/>
          <w:iCs/>
          <w:color w:val="222222"/>
          <w:sz w:val="24"/>
          <w:szCs w:val="24"/>
          <w:shd w:val="clear" w:color="auto" w:fill="FFFFFF"/>
          <w:lang w:val="en-US"/>
        </w:rPr>
        <w:t xml:space="preserve">Conservation </w:t>
      </w:r>
      <w:r w:rsidR="005106DD">
        <w:rPr>
          <w:rFonts w:ascii="Times New Roman" w:hAnsi="Times New Roman" w:cs="Times New Roman"/>
          <w:i/>
          <w:iCs/>
          <w:color w:val="222222"/>
          <w:sz w:val="24"/>
          <w:szCs w:val="24"/>
          <w:shd w:val="clear" w:color="auto" w:fill="FFFFFF"/>
          <w:lang w:val="en-US"/>
        </w:rPr>
        <w:t>B</w:t>
      </w:r>
      <w:r w:rsidR="005106DD" w:rsidRPr="00B65D15">
        <w:rPr>
          <w:rFonts w:ascii="Times New Roman" w:hAnsi="Times New Roman" w:cs="Times New Roman"/>
          <w:i/>
          <w:iCs/>
          <w:color w:val="222222"/>
          <w:sz w:val="24"/>
          <w:szCs w:val="24"/>
          <w:shd w:val="clear" w:color="auto" w:fill="FFFFFF"/>
          <w:lang w:val="en-US"/>
        </w:rPr>
        <w:t>iology</w:t>
      </w:r>
      <w:r w:rsidRPr="00B65D15">
        <w:rPr>
          <w:rFonts w:ascii="Times New Roman" w:hAnsi="Times New Roman" w:cs="Times New Roman"/>
          <w:color w:val="222222"/>
          <w:sz w:val="24"/>
          <w:szCs w:val="24"/>
          <w:shd w:val="clear" w:color="auto" w:fill="FFFFFF"/>
          <w:lang w:val="en-US"/>
        </w:rPr>
        <w:t>, 22(3), 534-543.</w:t>
      </w:r>
    </w:p>
    <w:p w14:paraId="151B7AEA" w14:textId="1330F0E9" w:rsidR="00692DB1" w:rsidRPr="00B65D15" w:rsidDel="000E5D80" w:rsidRDefault="00692DB1" w:rsidP="00302615">
      <w:pPr>
        <w:spacing w:after="120" w:line="480" w:lineRule="auto"/>
        <w:ind w:left="284" w:hanging="284"/>
        <w:rPr>
          <w:del w:id="472" w:author="Drees, Trevor" w:date="2023-04-10T20:50:00Z"/>
          <w:rFonts w:ascii="Times New Roman" w:hAnsi="Times New Roman" w:cs="Times New Roman"/>
          <w:color w:val="222222"/>
          <w:sz w:val="24"/>
          <w:szCs w:val="24"/>
          <w:shd w:val="clear" w:color="auto" w:fill="FFFFFF"/>
          <w:lang w:val="en-US"/>
        </w:rPr>
      </w:pPr>
      <w:del w:id="473" w:author="Drees, Trevor" w:date="2023-04-10T20:50:00Z">
        <w:r w:rsidRPr="00B65D15" w:rsidDel="000E5D80">
          <w:rPr>
            <w:rFonts w:ascii="Times New Roman" w:hAnsi="Times New Roman" w:cs="Times New Roman"/>
            <w:color w:val="222222"/>
            <w:sz w:val="24"/>
            <w:szCs w:val="24"/>
            <w:shd w:val="clear" w:color="auto" w:fill="FFFFFF"/>
            <w:lang w:val="en-US"/>
          </w:rPr>
          <w:delText xml:space="preserve">Janzen, D.H. (1970). Herbivores and the number of tree species in tropical forests. </w:delText>
        </w:r>
        <w:r w:rsidRPr="00B65D15" w:rsidDel="000E5D80">
          <w:rPr>
            <w:rFonts w:ascii="Times New Roman" w:hAnsi="Times New Roman" w:cs="Times New Roman"/>
            <w:i/>
            <w:iCs/>
            <w:color w:val="222222"/>
            <w:sz w:val="24"/>
            <w:szCs w:val="24"/>
            <w:shd w:val="clear" w:color="auto" w:fill="FFFFFF"/>
            <w:lang w:val="en-US"/>
          </w:rPr>
          <w:delText>The American Naturalist</w:delText>
        </w:r>
        <w:r w:rsidRPr="00B65D15" w:rsidDel="000E5D80">
          <w:rPr>
            <w:rFonts w:ascii="Times New Roman" w:hAnsi="Times New Roman" w:cs="Times New Roman"/>
            <w:color w:val="222222"/>
            <w:sz w:val="24"/>
            <w:szCs w:val="24"/>
            <w:shd w:val="clear" w:color="auto" w:fill="FFFFFF"/>
            <w:lang w:val="en-US"/>
          </w:rPr>
          <w:delText>, 104(940), 501-528.</w:delText>
        </w:r>
      </w:del>
    </w:p>
    <w:p w14:paraId="5A471210" w14:textId="1E18C44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Johnson, J. S., Cantrell, R. S., </w:t>
      </w:r>
      <w:proofErr w:type="spellStart"/>
      <w:r w:rsidRPr="00B65D15">
        <w:rPr>
          <w:rFonts w:ascii="Times New Roman" w:hAnsi="Times New Roman" w:cs="Times New Roman"/>
          <w:color w:val="222222"/>
          <w:sz w:val="24"/>
          <w:szCs w:val="24"/>
          <w:shd w:val="clear" w:color="auto" w:fill="FFFFFF"/>
          <w:lang w:val="en-US"/>
        </w:rPr>
        <w:t>Cosner</w:t>
      </w:r>
      <w:proofErr w:type="spellEnd"/>
      <w:r w:rsidRPr="00B65D15">
        <w:rPr>
          <w:rFonts w:ascii="Times New Roman" w:hAnsi="Times New Roman" w:cs="Times New Roman"/>
          <w:color w:val="222222"/>
          <w:sz w:val="24"/>
          <w:szCs w:val="24"/>
          <w:shd w:val="clear" w:color="auto" w:fill="FFFFFF"/>
          <w:lang w:val="en-US"/>
        </w:rPr>
        <w:t xml:space="preserve">, C., </w:t>
      </w:r>
      <w:proofErr w:type="spellStart"/>
      <w:r w:rsidRPr="00B65D15">
        <w:rPr>
          <w:rFonts w:ascii="Times New Roman" w:hAnsi="Times New Roman" w:cs="Times New Roman"/>
          <w:color w:val="222222"/>
          <w:sz w:val="24"/>
          <w:szCs w:val="24"/>
          <w:shd w:val="clear" w:color="auto" w:fill="FFFFFF"/>
          <w:lang w:val="en-US"/>
        </w:rPr>
        <w:t>Hartig</w:t>
      </w:r>
      <w:proofErr w:type="spellEnd"/>
      <w:r w:rsidRPr="00B65D15">
        <w:rPr>
          <w:rFonts w:ascii="Times New Roman" w:hAnsi="Times New Roman" w:cs="Times New Roman"/>
          <w:color w:val="222222"/>
          <w:sz w:val="24"/>
          <w:szCs w:val="24"/>
          <w:shd w:val="clear" w:color="auto" w:fill="FFFFFF"/>
          <w:lang w:val="en-US"/>
        </w:rPr>
        <w:t xml:space="preserve">, F., Hastings, A., Rogers, H. S., Schupp, E. W., Shea, K., Teller, B. J., Yu, X. </w:t>
      </w:r>
      <w:proofErr w:type="spellStart"/>
      <w:r w:rsidRPr="00B65D15">
        <w:rPr>
          <w:rFonts w:ascii="Times New Roman" w:hAnsi="Times New Roman" w:cs="Times New Roman"/>
          <w:color w:val="222222"/>
          <w:sz w:val="24"/>
          <w:szCs w:val="24"/>
          <w:shd w:val="clear" w:color="auto" w:fill="FFFFFF"/>
          <w:lang w:val="en-US"/>
        </w:rPr>
        <w:t>Zurell</w:t>
      </w:r>
      <w:proofErr w:type="spellEnd"/>
      <w:r w:rsidRPr="00B65D15">
        <w:rPr>
          <w:rFonts w:ascii="Times New Roman" w:hAnsi="Times New Roman" w:cs="Times New Roman"/>
          <w:color w:val="222222"/>
          <w:sz w:val="24"/>
          <w:szCs w:val="24"/>
          <w:shd w:val="clear" w:color="auto" w:fill="FFFFFF"/>
          <w:lang w:val="en-US"/>
        </w:rPr>
        <w:t xml:space="preserve">, </w:t>
      </w:r>
      <w:r w:rsidR="0068064F" w:rsidRPr="00B65D15">
        <w:rPr>
          <w:rFonts w:ascii="Times New Roman" w:hAnsi="Times New Roman" w:cs="Times New Roman"/>
          <w:color w:val="222222"/>
          <w:sz w:val="24"/>
          <w:szCs w:val="24"/>
          <w:shd w:val="clear" w:color="auto" w:fill="FFFFFF"/>
          <w:lang w:val="en-US"/>
        </w:rPr>
        <w:t>D.</w:t>
      </w:r>
      <w:r w:rsidRPr="00B65D15">
        <w:rPr>
          <w:rFonts w:ascii="Times New Roman" w:hAnsi="Times New Roman" w:cs="Times New Roman"/>
          <w:color w:val="222222"/>
          <w:sz w:val="24"/>
          <w:szCs w:val="24"/>
          <w:shd w:val="clear" w:color="auto" w:fill="FFFFFF"/>
          <w:lang w:val="en-US"/>
        </w:rPr>
        <w:t xml:space="preserve">, &amp; </w:t>
      </w:r>
      <w:proofErr w:type="spellStart"/>
      <w:r w:rsidRPr="00B65D15">
        <w:rPr>
          <w:rFonts w:ascii="Times New Roman" w:hAnsi="Times New Roman" w:cs="Times New Roman"/>
          <w:color w:val="222222"/>
          <w:sz w:val="24"/>
          <w:szCs w:val="24"/>
          <w:shd w:val="clear" w:color="auto" w:fill="FFFFFF"/>
          <w:lang w:val="en-US"/>
        </w:rPr>
        <w:t>Pufal</w:t>
      </w:r>
      <w:proofErr w:type="spellEnd"/>
      <w:r w:rsidRPr="00B65D15">
        <w:rPr>
          <w:rFonts w:ascii="Times New Roman" w:hAnsi="Times New Roman" w:cs="Times New Roman"/>
          <w:color w:val="222222"/>
          <w:sz w:val="24"/>
          <w:szCs w:val="24"/>
          <w:shd w:val="clear" w:color="auto" w:fill="FFFFFF"/>
          <w:lang w:val="en-US"/>
        </w:rPr>
        <w:t xml:space="preserve">, G. (2019). Rapid changes in seed dispersal traits may modify plant responses to global change.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11(3), plz020.</w:t>
      </w:r>
    </w:p>
    <w:p w14:paraId="738CCC5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Shea, K., </w:t>
      </w: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Kelly, D., &amp; </w:t>
      </w:r>
      <w:proofErr w:type="spellStart"/>
      <w:r w:rsidRPr="00B65D15">
        <w:rPr>
          <w:rFonts w:ascii="Times New Roman" w:hAnsi="Times New Roman" w:cs="Times New Roman"/>
          <w:color w:val="222222"/>
          <w:sz w:val="24"/>
          <w:szCs w:val="24"/>
          <w:shd w:val="clear" w:color="auto" w:fill="FFFFFF"/>
          <w:lang w:val="en-US"/>
        </w:rPr>
        <w:t>Ellner</w:t>
      </w:r>
      <w:proofErr w:type="spellEnd"/>
      <w:r w:rsidRPr="00B65D15">
        <w:rPr>
          <w:rFonts w:ascii="Times New Roman" w:hAnsi="Times New Roman" w:cs="Times New Roman"/>
          <w:color w:val="222222"/>
          <w:sz w:val="24"/>
          <w:szCs w:val="24"/>
          <w:shd w:val="clear" w:color="auto" w:fill="FFFFFF"/>
          <w:lang w:val="en-US"/>
        </w:rPr>
        <w:t xml:space="preserve">, S.P. (2011). Importance of individual and environmental variation for invasive species spread: a spatial integral projection model.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92(1), 86-97.</w:t>
      </w:r>
    </w:p>
    <w:p w14:paraId="7B8858AE" w14:textId="77777777" w:rsidR="00692DB1" w:rsidRPr="00B65D15" w:rsidRDefault="00692DB1" w:rsidP="00302615">
      <w:pPr>
        <w:spacing w:line="480" w:lineRule="auto"/>
        <w:ind w:left="284" w:hanging="284"/>
        <w:rPr>
          <w:rFonts w:ascii="Times New Roman" w:hAnsi="Times New Roman" w:cs="Times New Roman"/>
          <w:sz w:val="24"/>
          <w:szCs w:val="24"/>
          <w:lang w:val="en-US"/>
        </w:rPr>
      </w:pPr>
      <w:proofErr w:type="spellStart"/>
      <w:r w:rsidRPr="00B65D15">
        <w:rPr>
          <w:rFonts w:ascii="Times New Roman" w:hAnsi="Times New Roman" w:cs="Times New Roman"/>
          <w:sz w:val="24"/>
          <w:szCs w:val="24"/>
          <w:lang w:val="en-US"/>
        </w:rPr>
        <w:lastRenderedPageBreak/>
        <w:t>Katul</w:t>
      </w:r>
      <w:proofErr w:type="spellEnd"/>
      <w:r w:rsidRPr="00B65D15">
        <w:rPr>
          <w:rFonts w:ascii="Times New Roman" w:hAnsi="Times New Roman" w:cs="Times New Roman"/>
          <w:sz w:val="24"/>
          <w:szCs w:val="24"/>
          <w:lang w:val="en-US"/>
        </w:rPr>
        <w:t xml:space="preserve">, G.G., </w:t>
      </w:r>
      <w:proofErr w:type="spellStart"/>
      <w:r w:rsidRPr="00B65D15">
        <w:rPr>
          <w:rFonts w:ascii="Times New Roman" w:hAnsi="Times New Roman" w:cs="Times New Roman"/>
          <w:sz w:val="24"/>
          <w:szCs w:val="24"/>
          <w:lang w:val="en-US"/>
        </w:rPr>
        <w:t>Porporato</w:t>
      </w:r>
      <w:proofErr w:type="spellEnd"/>
      <w:r w:rsidRPr="00B65D15">
        <w:rPr>
          <w:rFonts w:ascii="Times New Roman" w:hAnsi="Times New Roman" w:cs="Times New Roman"/>
          <w:sz w:val="24"/>
          <w:szCs w:val="24"/>
          <w:lang w:val="en-US"/>
        </w:rPr>
        <w:t xml:space="preserve">, A., Nathan, R., Siqueira, M., Soons, M.B., Poggi, D., Horn, H.S., &amp; Levin, S.A. (2005). Mechanistic analytical models for long-distance seed dispersal by wind. </w:t>
      </w:r>
      <w:r w:rsidRPr="00B65D15">
        <w:rPr>
          <w:rFonts w:ascii="Times New Roman" w:hAnsi="Times New Roman" w:cs="Times New Roman"/>
          <w:i/>
          <w:iCs/>
          <w:sz w:val="24"/>
          <w:szCs w:val="24"/>
          <w:lang w:val="en-US"/>
        </w:rPr>
        <w:t>The American Naturalist</w:t>
      </w:r>
      <w:r w:rsidRPr="00B65D15">
        <w:rPr>
          <w:rFonts w:ascii="Times New Roman" w:hAnsi="Times New Roman" w:cs="Times New Roman"/>
          <w:sz w:val="24"/>
          <w:szCs w:val="24"/>
          <w:lang w:val="en-US"/>
        </w:rPr>
        <w:t>, 166(3), 368-381.</w:t>
      </w:r>
    </w:p>
    <w:p w14:paraId="38BF103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Keller, J.A. and Shea, K. (2021). Warming and shifting phenology accelerate an invasive plant life cycle.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102(1), e03219.</w:t>
      </w:r>
    </w:p>
    <w:p w14:paraId="14DDAAFB" w14:textId="77777777" w:rsidR="00692DB1" w:rsidRPr="00B65D15" w:rsidRDefault="00692DB1" w:rsidP="00302615">
      <w:pPr>
        <w:spacing w:after="120" w:line="480" w:lineRule="auto"/>
        <w:ind w:left="284" w:hanging="284"/>
        <w:rPr>
          <w:rFonts w:ascii="Times New Roman" w:hAnsi="Times New Roman" w:cs="Times New Roman"/>
          <w:sz w:val="24"/>
          <w:szCs w:val="24"/>
          <w:shd w:val="clear" w:color="auto" w:fill="FFFFFF"/>
          <w:lang w:val="en-US"/>
        </w:rPr>
      </w:pPr>
      <w:proofErr w:type="spellStart"/>
      <w:r w:rsidRPr="00B65D15">
        <w:rPr>
          <w:rFonts w:ascii="Times New Roman" w:hAnsi="Times New Roman" w:cs="Times New Roman"/>
          <w:sz w:val="24"/>
          <w:szCs w:val="24"/>
          <w:shd w:val="clear" w:color="auto" w:fill="FFFFFF"/>
          <w:lang w:val="en-US"/>
        </w:rPr>
        <w:t>Kot</w:t>
      </w:r>
      <w:proofErr w:type="spellEnd"/>
      <w:r w:rsidRPr="00B65D15">
        <w:rPr>
          <w:rFonts w:ascii="Times New Roman" w:hAnsi="Times New Roman" w:cs="Times New Roman"/>
          <w:sz w:val="24"/>
          <w:szCs w:val="24"/>
          <w:shd w:val="clear" w:color="auto" w:fill="FFFFFF"/>
          <w:lang w:val="en-US"/>
        </w:rPr>
        <w:t xml:space="preserve">, M., Lewis, M.A. &amp; van den </w:t>
      </w:r>
      <w:proofErr w:type="spellStart"/>
      <w:r w:rsidRPr="00B65D15">
        <w:rPr>
          <w:rFonts w:ascii="Times New Roman" w:hAnsi="Times New Roman" w:cs="Times New Roman"/>
          <w:sz w:val="24"/>
          <w:szCs w:val="24"/>
          <w:shd w:val="clear" w:color="auto" w:fill="FFFFFF"/>
          <w:lang w:val="en-US"/>
        </w:rPr>
        <w:t>Driessche</w:t>
      </w:r>
      <w:proofErr w:type="spellEnd"/>
      <w:r w:rsidRPr="00B65D15">
        <w:rPr>
          <w:rFonts w:ascii="Times New Roman" w:hAnsi="Times New Roman" w:cs="Times New Roman"/>
          <w:sz w:val="24"/>
          <w:szCs w:val="24"/>
          <w:shd w:val="clear" w:color="auto" w:fill="FFFFFF"/>
          <w:lang w:val="en-US"/>
        </w:rPr>
        <w:t xml:space="preserve">, P. (1996). Dispersal data and the spread of invading organisms. </w:t>
      </w:r>
      <w:r w:rsidRPr="00B65D15">
        <w:rPr>
          <w:rFonts w:ascii="Times New Roman" w:hAnsi="Times New Roman" w:cs="Times New Roman"/>
          <w:i/>
          <w:iCs/>
          <w:sz w:val="24"/>
          <w:szCs w:val="24"/>
          <w:shd w:val="clear" w:color="auto" w:fill="FFFFFF"/>
          <w:lang w:val="en-US"/>
        </w:rPr>
        <w:t>Ecology</w:t>
      </w:r>
      <w:r w:rsidRPr="00B65D15">
        <w:rPr>
          <w:rFonts w:ascii="Times New Roman" w:hAnsi="Times New Roman" w:cs="Times New Roman"/>
          <w:sz w:val="24"/>
          <w:szCs w:val="24"/>
          <w:shd w:val="clear" w:color="auto" w:fill="FFFFFF"/>
          <w:lang w:val="en-US"/>
        </w:rPr>
        <w:t>, 77(7), 2027-2042.</w:t>
      </w:r>
    </w:p>
    <w:p w14:paraId="16F51DF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(2006). Mechanistic models for wind dispersal. </w:t>
      </w:r>
      <w:r w:rsidRPr="00B65D15">
        <w:rPr>
          <w:rFonts w:ascii="Times New Roman" w:hAnsi="Times New Roman" w:cs="Times New Roman"/>
          <w:i/>
          <w:iCs/>
          <w:color w:val="222222"/>
          <w:sz w:val="24"/>
          <w:szCs w:val="24"/>
          <w:shd w:val="clear" w:color="auto" w:fill="FFFFFF"/>
          <w:lang w:val="en-US"/>
        </w:rPr>
        <w:t>Trends in Plant Science</w:t>
      </w:r>
      <w:r w:rsidRPr="00B65D15">
        <w:rPr>
          <w:rFonts w:ascii="Times New Roman" w:hAnsi="Times New Roman" w:cs="Times New Roman"/>
          <w:color w:val="222222"/>
          <w:sz w:val="24"/>
          <w:szCs w:val="24"/>
          <w:shd w:val="clear" w:color="auto" w:fill="FFFFFF"/>
          <w:lang w:val="en-US"/>
        </w:rPr>
        <w:t>, 11(6), 296-301.</w:t>
      </w:r>
    </w:p>
    <w:p w14:paraId="548BBB8A"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 Nathan, R., &amp; </w:t>
      </w:r>
      <w:proofErr w:type="spellStart"/>
      <w:r w:rsidRPr="00B65D15">
        <w:rPr>
          <w:rFonts w:ascii="Times New Roman" w:hAnsi="Times New Roman" w:cs="Times New Roman"/>
          <w:color w:val="222222"/>
          <w:sz w:val="24"/>
          <w:szCs w:val="24"/>
          <w:shd w:val="clear" w:color="auto" w:fill="FFFFFF"/>
          <w:lang w:val="en-US"/>
        </w:rPr>
        <w:t>Schurr</w:t>
      </w:r>
      <w:proofErr w:type="spellEnd"/>
      <w:r w:rsidRPr="00B65D15">
        <w:rPr>
          <w:rFonts w:ascii="Times New Roman" w:hAnsi="Times New Roman" w:cs="Times New Roman"/>
          <w:color w:val="222222"/>
          <w:sz w:val="24"/>
          <w:szCs w:val="24"/>
          <w:shd w:val="clear" w:color="auto" w:fill="FFFFFF"/>
          <w:lang w:val="en-US"/>
        </w:rPr>
        <w:t xml:space="preserve">, F.M. (2009). Increases in air temperature can promote wind-driven dispersal and spread of plants. </w:t>
      </w:r>
      <w:r w:rsidRPr="00B65D15">
        <w:rPr>
          <w:rFonts w:ascii="Times New Roman" w:hAnsi="Times New Roman" w:cs="Times New Roman"/>
          <w:i/>
          <w:iCs/>
          <w:color w:val="222222"/>
          <w:sz w:val="24"/>
          <w:szCs w:val="24"/>
          <w:shd w:val="clear" w:color="auto" w:fill="FFFFFF"/>
          <w:lang w:val="en-US"/>
        </w:rPr>
        <w:t>Proceedings of the Royal Society B: Biological Sciences</w:t>
      </w:r>
      <w:r w:rsidRPr="00B65D15">
        <w:rPr>
          <w:rFonts w:ascii="Times New Roman" w:hAnsi="Times New Roman" w:cs="Times New Roman"/>
          <w:color w:val="222222"/>
          <w:sz w:val="24"/>
          <w:szCs w:val="24"/>
          <w:shd w:val="clear" w:color="auto" w:fill="FFFFFF"/>
          <w:lang w:val="en-US"/>
        </w:rPr>
        <w:t>, 276(1670), 3081-3087.</w:t>
      </w:r>
    </w:p>
    <w:p w14:paraId="0FA66E0F" w14:textId="4CB45D22"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Mainka, S.A. &amp; Howard, G. W. (2010). Climate change and invasive species: double jeopardy. </w:t>
      </w:r>
      <w:r w:rsidRPr="00B65D15">
        <w:rPr>
          <w:rFonts w:ascii="Times New Roman" w:hAnsi="Times New Roman" w:cs="Times New Roman"/>
          <w:i/>
          <w:iCs/>
          <w:color w:val="222222"/>
          <w:sz w:val="24"/>
          <w:szCs w:val="24"/>
          <w:shd w:val="clear" w:color="auto" w:fill="FFFFFF"/>
          <w:lang w:val="en-US"/>
        </w:rPr>
        <w:t>Integrative Zoology</w:t>
      </w:r>
      <w:r w:rsidRPr="00B65D15">
        <w:rPr>
          <w:rFonts w:ascii="Times New Roman" w:hAnsi="Times New Roman" w:cs="Times New Roman"/>
          <w:color w:val="222222"/>
          <w:sz w:val="24"/>
          <w:szCs w:val="24"/>
          <w:shd w:val="clear" w:color="auto" w:fill="FFFFFF"/>
          <w:lang w:val="en-US"/>
        </w:rPr>
        <w:t>, 5(2), 102-111.</w:t>
      </w:r>
    </w:p>
    <w:p w14:paraId="7ED8EF84" w14:textId="64B3B645"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Molau</w:t>
      </w:r>
      <w:proofErr w:type="spellEnd"/>
      <w:r w:rsidRPr="00B65D15">
        <w:rPr>
          <w:rFonts w:ascii="Times New Roman" w:hAnsi="Times New Roman" w:cs="Times New Roman"/>
          <w:color w:val="222222"/>
          <w:sz w:val="24"/>
          <w:szCs w:val="24"/>
          <w:shd w:val="clear" w:color="auto" w:fill="FFFFFF"/>
          <w:lang w:val="en-US"/>
        </w:rPr>
        <w:t xml:space="preserve">, U. &amp; </w:t>
      </w:r>
      <w:proofErr w:type="spellStart"/>
      <w:r w:rsidRPr="00B65D15">
        <w:rPr>
          <w:rFonts w:ascii="Times New Roman" w:hAnsi="Times New Roman" w:cs="Times New Roman"/>
          <w:color w:val="222222"/>
          <w:sz w:val="24"/>
          <w:szCs w:val="24"/>
          <w:shd w:val="clear" w:color="auto" w:fill="FFFFFF"/>
          <w:lang w:val="en-US"/>
        </w:rPr>
        <w:t>Mølgaard</w:t>
      </w:r>
      <w:proofErr w:type="spellEnd"/>
      <w:r w:rsidRPr="00B65D15">
        <w:rPr>
          <w:rFonts w:ascii="Times New Roman" w:hAnsi="Times New Roman" w:cs="Times New Roman"/>
          <w:color w:val="222222"/>
          <w:sz w:val="24"/>
          <w:szCs w:val="24"/>
          <w:shd w:val="clear" w:color="auto" w:fill="FFFFFF"/>
          <w:lang w:val="en-US"/>
        </w:rPr>
        <w:t>, P. (1996). International Tundra Experiment Manual. Danish Polar Centre, Copenhagen.</w:t>
      </w:r>
    </w:p>
    <w:p w14:paraId="5D647006" w14:textId="1D733179" w:rsidR="005106DD" w:rsidRPr="00B65D15" w:rsidRDefault="005106DD"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5106DD">
        <w:rPr>
          <w:rFonts w:ascii="Times New Roman" w:hAnsi="Times New Roman" w:cs="Times New Roman"/>
          <w:color w:val="222222"/>
          <w:sz w:val="24"/>
          <w:szCs w:val="24"/>
          <w:shd w:val="clear" w:color="auto" w:fill="FFFFFF"/>
          <w:lang w:val="en-US"/>
        </w:rPr>
        <w:t>Nanninga</w:t>
      </w:r>
      <w:proofErr w:type="spellEnd"/>
      <w:r w:rsidRPr="005106DD">
        <w:rPr>
          <w:rFonts w:ascii="Times New Roman" w:hAnsi="Times New Roman" w:cs="Times New Roman"/>
          <w:color w:val="222222"/>
          <w:sz w:val="24"/>
          <w:szCs w:val="24"/>
          <w:shd w:val="clear" w:color="auto" w:fill="FFFFFF"/>
          <w:lang w:val="en-US"/>
        </w:rPr>
        <w:t xml:space="preserve">, G.B. &amp; </w:t>
      </w:r>
      <w:proofErr w:type="spellStart"/>
      <w:r w:rsidRPr="005106DD">
        <w:rPr>
          <w:rFonts w:ascii="Times New Roman" w:hAnsi="Times New Roman" w:cs="Times New Roman"/>
          <w:color w:val="222222"/>
          <w:sz w:val="24"/>
          <w:szCs w:val="24"/>
          <w:shd w:val="clear" w:color="auto" w:fill="FFFFFF"/>
          <w:lang w:val="en-US"/>
        </w:rPr>
        <w:t>Berumen</w:t>
      </w:r>
      <w:proofErr w:type="spellEnd"/>
      <w:r w:rsidRPr="005106DD">
        <w:rPr>
          <w:rFonts w:ascii="Times New Roman" w:hAnsi="Times New Roman" w:cs="Times New Roman"/>
          <w:color w:val="222222"/>
          <w:sz w:val="24"/>
          <w:szCs w:val="24"/>
          <w:shd w:val="clear" w:color="auto" w:fill="FFFFFF"/>
          <w:lang w:val="en-US"/>
        </w:rPr>
        <w:t xml:space="preserve">, M.L. (2014). The role of individual variation in marine larval dispersal. </w:t>
      </w:r>
      <w:r w:rsidRPr="005106DD">
        <w:rPr>
          <w:rFonts w:ascii="Times New Roman" w:hAnsi="Times New Roman" w:cs="Times New Roman"/>
          <w:i/>
          <w:iCs/>
          <w:color w:val="222222"/>
          <w:sz w:val="24"/>
          <w:szCs w:val="24"/>
          <w:shd w:val="clear" w:color="auto" w:fill="FFFFFF"/>
          <w:lang w:val="en-US"/>
        </w:rPr>
        <w:t xml:space="preserve">Frontiers in </w:t>
      </w:r>
      <w:r>
        <w:rPr>
          <w:rFonts w:ascii="Times New Roman" w:hAnsi="Times New Roman" w:cs="Times New Roman"/>
          <w:i/>
          <w:iCs/>
          <w:color w:val="222222"/>
          <w:sz w:val="24"/>
          <w:szCs w:val="24"/>
          <w:shd w:val="clear" w:color="auto" w:fill="FFFFFF"/>
          <w:lang w:val="en-US"/>
        </w:rPr>
        <w:t>M</w:t>
      </w:r>
      <w:r w:rsidRPr="005106DD">
        <w:rPr>
          <w:rFonts w:ascii="Times New Roman" w:hAnsi="Times New Roman" w:cs="Times New Roman"/>
          <w:i/>
          <w:iCs/>
          <w:color w:val="222222"/>
          <w:sz w:val="24"/>
          <w:szCs w:val="24"/>
          <w:shd w:val="clear" w:color="auto" w:fill="FFFFFF"/>
          <w:lang w:val="en-US"/>
        </w:rPr>
        <w:t>arine Science</w:t>
      </w:r>
      <w:r w:rsidRPr="005106DD">
        <w:rPr>
          <w:rFonts w:ascii="Times New Roman" w:hAnsi="Times New Roman" w:cs="Times New Roman"/>
          <w:color w:val="222222"/>
          <w:sz w:val="24"/>
          <w:szCs w:val="24"/>
          <w:shd w:val="clear" w:color="auto" w:fill="FFFFFF"/>
          <w:lang w:val="en-US"/>
        </w:rPr>
        <w:t>, 1, 71.</w:t>
      </w:r>
    </w:p>
    <w:p w14:paraId="63699263" w14:textId="6B86A78F"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&amp; Muller-Landau, H.C. (2000). Spatial patterns of seed dispersal, their determinants and consequences for recruitment. </w:t>
      </w:r>
      <w:r w:rsidRPr="00B65D15">
        <w:rPr>
          <w:rFonts w:ascii="Times New Roman" w:hAnsi="Times New Roman" w:cs="Times New Roman"/>
          <w:i/>
          <w:iCs/>
          <w:color w:val="222222"/>
          <w:sz w:val="24"/>
          <w:szCs w:val="24"/>
          <w:shd w:val="clear" w:color="auto" w:fill="FFFFFF"/>
          <w:lang w:val="en-US"/>
        </w:rPr>
        <w:t xml:space="preserve">Trends in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 xml:space="preserve">cology </w:t>
      </w:r>
      <w:r w:rsidRPr="00B65D15">
        <w:rPr>
          <w:rFonts w:ascii="Times New Roman" w:hAnsi="Times New Roman" w:cs="Times New Roman"/>
          <w:i/>
          <w:iCs/>
          <w:color w:val="222222"/>
          <w:sz w:val="24"/>
          <w:szCs w:val="24"/>
          <w:shd w:val="clear" w:color="auto" w:fill="FFFFFF"/>
          <w:lang w:val="en-US"/>
        </w:rPr>
        <w:t xml:space="preserve">&amp;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volution</w:t>
      </w:r>
      <w:r w:rsidRPr="00B65D15">
        <w:rPr>
          <w:rFonts w:ascii="Times New Roman" w:hAnsi="Times New Roman" w:cs="Times New Roman"/>
          <w:color w:val="222222"/>
          <w:sz w:val="24"/>
          <w:szCs w:val="24"/>
          <w:shd w:val="clear" w:color="auto" w:fill="FFFFFF"/>
          <w:lang w:val="en-US"/>
        </w:rPr>
        <w:t>, 15(7), 278-285.</w:t>
      </w:r>
    </w:p>
    <w:p w14:paraId="6421CE7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lastRenderedPageBreak/>
        <w:t xml:space="preserve">Nathan, R., Perry, G., Cronin, J.T., Strand, A.E., &amp; Cain, M.L. (2003). Methods for estimating long‐distance dispersal. </w:t>
      </w:r>
      <w:r w:rsidRPr="00B65D15">
        <w:rPr>
          <w:rFonts w:ascii="Times New Roman" w:hAnsi="Times New Roman" w:cs="Times New Roman"/>
          <w:i/>
          <w:iCs/>
          <w:color w:val="222222"/>
          <w:sz w:val="24"/>
          <w:szCs w:val="24"/>
          <w:shd w:val="clear" w:color="auto" w:fill="FFFFFF"/>
          <w:lang w:val="en-US"/>
        </w:rPr>
        <w:t>Oikos</w:t>
      </w:r>
      <w:r w:rsidRPr="00B65D15">
        <w:rPr>
          <w:rFonts w:ascii="Times New Roman" w:hAnsi="Times New Roman" w:cs="Times New Roman"/>
          <w:color w:val="222222"/>
          <w:sz w:val="24"/>
          <w:szCs w:val="24"/>
          <w:shd w:val="clear" w:color="auto" w:fill="FFFFFF"/>
          <w:lang w:val="en-US"/>
        </w:rPr>
        <w:t>, 103(2), 261-273.</w:t>
      </w:r>
    </w:p>
    <w:p w14:paraId="7FFB41C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(2006). Long-distance dispersal of plants. </w:t>
      </w:r>
      <w:r w:rsidRPr="00B65D15">
        <w:rPr>
          <w:rFonts w:ascii="Times New Roman" w:hAnsi="Times New Roman" w:cs="Times New Roman"/>
          <w:i/>
          <w:iCs/>
          <w:color w:val="222222"/>
          <w:sz w:val="24"/>
          <w:szCs w:val="24"/>
          <w:shd w:val="clear" w:color="auto" w:fill="FFFFFF"/>
          <w:lang w:val="en-US"/>
        </w:rPr>
        <w:t>Science</w:t>
      </w:r>
      <w:r w:rsidRPr="00B65D15">
        <w:rPr>
          <w:rFonts w:ascii="Times New Roman" w:hAnsi="Times New Roman" w:cs="Times New Roman"/>
          <w:color w:val="222222"/>
          <w:sz w:val="24"/>
          <w:szCs w:val="24"/>
          <w:shd w:val="clear" w:color="auto" w:fill="FFFFFF"/>
          <w:lang w:val="en-US"/>
        </w:rPr>
        <w:t>, 313(5788), 786-788.</w:t>
      </w:r>
    </w:p>
    <w:p w14:paraId="6518AF7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Nathan, R.,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G.G., </w:t>
      </w:r>
      <w:proofErr w:type="spellStart"/>
      <w:r w:rsidRPr="00B65D15">
        <w:rPr>
          <w:rFonts w:ascii="Times New Roman" w:hAnsi="Times New Roman" w:cs="Times New Roman"/>
          <w:color w:val="222222"/>
          <w:sz w:val="24"/>
          <w:szCs w:val="24"/>
          <w:shd w:val="clear" w:color="auto" w:fill="FFFFFF"/>
          <w:lang w:val="en-US"/>
        </w:rPr>
        <w:t>Bohrer</w:t>
      </w:r>
      <w:proofErr w:type="spellEnd"/>
      <w:r w:rsidRPr="00B65D15">
        <w:rPr>
          <w:rFonts w:ascii="Times New Roman" w:hAnsi="Times New Roman" w:cs="Times New Roman"/>
          <w:color w:val="222222"/>
          <w:sz w:val="24"/>
          <w:szCs w:val="24"/>
          <w:shd w:val="clear" w:color="auto" w:fill="FFFFFF"/>
          <w:lang w:val="en-US"/>
        </w:rPr>
        <w:t xml:space="preserve">, G., </w:t>
      </w:r>
      <w:proofErr w:type="spellStart"/>
      <w:r w:rsidRPr="00B65D15">
        <w:rPr>
          <w:rFonts w:ascii="Times New Roman" w:hAnsi="Times New Roman" w:cs="Times New Roman"/>
          <w:color w:val="222222"/>
          <w:sz w:val="24"/>
          <w:szCs w:val="24"/>
          <w:shd w:val="clear" w:color="auto" w:fill="FFFFFF"/>
          <w:lang w:val="en-US"/>
        </w:rPr>
        <w:t>Kuparinen</w:t>
      </w:r>
      <w:proofErr w:type="spellEnd"/>
      <w:r w:rsidRPr="00B65D15">
        <w:rPr>
          <w:rFonts w:ascii="Times New Roman" w:hAnsi="Times New Roman" w:cs="Times New Roman"/>
          <w:color w:val="222222"/>
          <w:sz w:val="24"/>
          <w:szCs w:val="24"/>
          <w:shd w:val="clear" w:color="auto" w:fill="FFFFFF"/>
          <w:lang w:val="en-US"/>
        </w:rPr>
        <w:t xml:space="preserve">, A., Soons, M.B., Thompson, S.E., </w:t>
      </w:r>
      <w:proofErr w:type="spellStart"/>
      <w:r w:rsidRPr="00B65D15">
        <w:rPr>
          <w:rFonts w:ascii="Times New Roman" w:hAnsi="Times New Roman" w:cs="Times New Roman"/>
          <w:color w:val="222222"/>
          <w:sz w:val="24"/>
          <w:szCs w:val="24"/>
          <w:shd w:val="clear" w:color="auto" w:fill="FFFFFF"/>
          <w:lang w:val="en-US"/>
        </w:rPr>
        <w:t>Trakhtenbrot</w:t>
      </w:r>
      <w:proofErr w:type="spellEnd"/>
      <w:r w:rsidRPr="00B65D15">
        <w:rPr>
          <w:rFonts w:ascii="Times New Roman" w:hAnsi="Times New Roman" w:cs="Times New Roman"/>
          <w:color w:val="222222"/>
          <w:sz w:val="24"/>
          <w:szCs w:val="24"/>
          <w:shd w:val="clear" w:color="auto" w:fill="FFFFFF"/>
          <w:lang w:val="en-US"/>
        </w:rPr>
        <w:t xml:space="preserve">, A., &amp; Horn, H.S. (2011). Mechanistic models of seed dispersal by wind. </w:t>
      </w:r>
      <w:r w:rsidRPr="00B65D15">
        <w:rPr>
          <w:rFonts w:ascii="Times New Roman" w:hAnsi="Times New Roman" w:cs="Times New Roman"/>
          <w:i/>
          <w:iCs/>
          <w:color w:val="222222"/>
          <w:sz w:val="24"/>
          <w:szCs w:val="24"/>
          <w:shd w:val="clear" w:color="auto" w:fill="FFFFFF"/>
          <w:lang w:val="en-US"/>
        </w:rPr>
        <w:t>Theoretical Ecology</w:t>
      </w:r>
      <w:r w:rsidRPr="00B65D15">
        <w:rPr>
          <w:rFonts w:ascii="Times New Roman" w:hAnsi="Times New Roman" w:cs="Times New Roman"/>
          <w:color w:val="222222"/>
          <w:sz w:val="24"/>
          <w:szCs w:val="24"/>
          <w:shd w:val="clear" w:color="auto" w:fill="FFFFFF"/>
          <w:lang w:val="en-US"/>
        </w:rPr>
        <w:t>, 4(2), 113-132.</w:t>
      </w:r>
    </w:p>
    <w:p w14:paraId="7F0F44A9"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Neubert, M.G. &amp; Caswell, H. (2000). Demography and dispersal: calculation and sensitivity analysis of invasion speed for structured populations.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81(6), 1613-1628.</w:t>
      </w:r>
    </w:p>
    <w:p w14:paraId="07C9F398" w14:textId="350CABD4" w:rsidR="00692DB1" w:rsidDel="000E5D80" w:rsidRDefault="00692DB1" w:rsidP="00302615">
      <w:pPr>
        <w:spacing w:after="120" w:line="480" w:lineRule="auto"/>
        <w:ind w:left="284" w:hanging="284"/>
        <w:rPr>
          <w:del w:id="474" w:author="Drees, Trevor" w:date="2023-04-10T20:51:00Z"/>
          <w:rFonts w:ascii="Times New Roman" w:hAnsi="Times New Roman" w:cs="Times New Roman"/>
          <w:color w:val="222222"/>
          <w:sz w:val="24"/>
          <w:szCs w:val="24"/>
          <w:shd w:val="clear" w:color="auto" w:fill="FFFFFF"/>
          <w:lang w:val="en-US"/>
        </w:rPr>
      </w:pPr>
      <w:del w:id="475" w:author="Drees, Trevor" w:date="2023-04-10T20:51:00Z">
        <w:r w:rsidRPr="00B65D15" w:rsidDel="000E5D80">
          <w:rPr>
            <w:rFonts w:ascii="Times New Roman" w:hAnsi="Times New Roman" w:cs="Times New Roman"/>
            <w:color w:val="222222"/>
            <w:sz w:val="24"/>
            <w:szCs w:val="24"/>
            <w:shd w:val="clear" w:color="auto" w:fill="FFFFFF"/>
            <w:lang w:val="en-US"/>
          </w:rPr>
          <w:delText xml:space="preserve">Norghauer, J.M., Grogan, J., Malcolm, J.R., &amp; Felfili, J.M. (2010). Long-distance dispersal helps germinating mahogany seedlings escape defoliation by a specialist caterpillar. </w:delText>
        </w:r>
        <w:r w:rsidRPr="00B65D15" w:rsidDel="000E5D80">
          <w:rPr>
            <w:rFonts w:ascii="Times New Roman" w:hAnsi="Times New Roman" w:cs="Times New Roman"/>
            <w:i/>
            <w:iCs/>
            <w:color w:val="222222"/>
            <w:sz w:val="24"/>
            <w:szCs w:val="24"/>
            <w:shd w:val="clear" w:color="auto" w:fill="FFFFFF"/>
            <w:lang w:val="en-US"/>
          </w:rPr>
          <w:delText>Oecologia</w:delText>
        </w:r>
        <w:r w:rsidRPr="00B65D15" w:rsidDel="000E5D80">
          <w:rPr>
            <w:rFonts w:ascii="Times New Roman" w:hAnsi="Times New Roman" w:cs="Times New Roman"/>
            <w:color w:val="222222"/>
            <w:sz w:val="24"/>
            <w:szCs w:val="24"/>
            <w:shd w:val="clear" w:color="auto" w:fill="FFFFFF"/>
            <w:lang w:val="en-US"/>
          </w:rPr>
          <w:delText>, 162(2), 405-412.</w:delText>
        </w:r>
      </w:del>
    </w:p>
    <w:p w14:paraId="289005B3" w14:textId="2BDB2DB2"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Ozinga, W.A., </w:t>
      </w:r>
      <w:proofErr w:type="spellStart"/>
      <w:r w:rsidRPr="00674C4A">
        <w:rPr>
          <w:rFonts w:ascii="Times New Roman" w:hAnsi="Times New Roman" w:cs="Times New Roman"/>
          <w:color w:val="222222"/>
          <w:sz w:val="24"/>
          <w:szCs w:val="24"/>
          <w:shd w:val="clear" w:color="auto" w:fill="FFFFFF"/>
          <w:lang w:val="en-US"/>
        </w:rPr>
        <w:t>Bekker</w:t>
      </w:r>
      <w:proofErr w:type="spellEnd"/>
      <w:r w:rsidRPr="00674C4A">
        <w:rPr>
          <w:rFonts w:ascii="Times New Roman" w:hAnsi="Times New Roman" w:cs="Times New Roman"/>
          <w:color w:val="222222"/>
          <w:sz w:val="24"/>
          <w:szCs w:val="24"/>
          <w:shd w:val="clear" w:color="auto" w:fill="FFFFFF"/>
          <w:lang w:val="en-US"/>
        </w:rPr>
        <w:t xml:space="preserve">, R.M., </w:t>
      </w:r>
      <w:proofErr w:type="spellStart"/>
      <w:r w:rsidRPr="00674C4A">
        <w:rPr>
          <w:rFonts w:ascii="Times New Roman" w:hAnsi="Times New Roman" w:cs="Times New Roman"/>
          <w:color w:val="222222"/>
          <w:sz w:val="24"/>
          <w:szCs w:val="24"/>
          <w:shd w:val="clear" w:color="auto" w:fill="FFFFFF"/>
          <w:lang w:val="en-US"/>
        </w:rPr>
        <w:t>Schaminee</w:t>
      </w:r>
      <w:proofErr w:type="spellEnd"/>
      <w:r w:rsidRPr="00674C4A">
        <w:rPr>
          <w:rFonts w:ascii="Times New Roman" w:hAnsi="Times New Roman" w:cs="Times New Roman"/>
          <w:color w:val="222222"/>
          <w:sz w:val="24"/>
          <w:szCs w:val="24"/>
          <w:shd w:val="clear" w:color="auto" w:fill="FFFFFF"/>
          <w:lang w:val="en-US"/>
        </w:rPr>
        <w:t xml:space="preserve">, J.H., &amp; Van Groenendael, J.M. (2004). Dispersal potential in plant communities depends on environmental conditions. </w:t>
      </w:r>
      <w:r w:rsidRPr="00674C4A">
        <w:rPr>
          <w:rFonts w:ascii="Times New Roman" w:hAnsi="Times New Roman" w:cs="Times New Roman"/>
          <w:i/>
          <w:iCs/>
          <w:color w:val="222222"/>
          <w:sz w:val="24"/>
          <w:szCs w:val="24"/>
          <w:shd w:val="clear" w:color="auto" w:fill="FFFFFF"/>
          <w:lang w:val="en-US"/>
        </w:rPr>
        <w:t>Journal of Ecology,</w:t>
      </w:r>
      <w:r w:rsidRPr="00674C4A">
        <w:rPr>
          <w:rFonts w:ascii="Times New Roman" w:hAnsi="Times New Roman" w:cs="Times New Roman"/>
          <w:color w:val="222222"/>
          <w:sz w:val="24"/>
          <w:szCs w:val="24"/>
          <w:shd w:val="clear" w:color="auto" w:fill="FFFFFF"/>
          <w:lang w:val="en-US"/>
        </w:rPr>
        <w:t xml:space="preserve"> 92(5), 767-777.</w:t>
      </w:r>
    </w:p>
    <w:p w14:paraId="6992CCC8" w14:textId="2220B4FE"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R Development Core Team (</w:t>
      </w:r>
      <w:r w:rsidR="00C96B07" w:rsidRPr="00B65D15">
        <w:rPr>
          <w:rFonts w:ascii="Times New Roman" w:hAnsi="Times New Roman" w:cs="Times New Roman"/>
          <w:color w:val="222222"/>
          <w:sz w:val="24"/>
          <w:szCs w:val="24"/>
          <w:shd w:val="clear" w:color="auto" w:fill="FFFFFF"/>
          <w:lang w:val="en-US"/>
        </w:rPr>
        <w:t>20</w:t>
      </w:r>
      <w:r w:rsidR="00C96B07">
        <w:rPr>
          <w:rFonts w:ascii="Times New Roman" w:hAnsi="Times New Roman" w:cs="Times New Roman"/>
          <w:color w:val="222222"/>
          <w:sz w:val="24"/>
          <w:szCs w:val="24"/>
          <w:shd w:val="clear" w:color="auto" w:fill="FFFFFF"/>
          <w:lang w:val="en-US"/>
        </w:rPr>
        <w:t>20</w:t>
      </w:r>
      <w:r w:rsidRPr="00B65D15">
        <w:rPr>
          <w:rFonts w:ascii="Times New Roman" w:hAnsi="Times New Roman" w:cs="Times New Roman"/>
          <w:color w:val="222222"/>
          <w:sz w:val="24"/>
          <w:szCs w:val="24"/>
          <w:shd w:val="clear" w:color="auto" w:fill="FFFFFF"/>
          <w:lang w:val="en-US"/>
        </w:rPr>
        <w:t>) R: A language and environment for statistical computing. R Foundation for Statistical Computing, Vienna, Austria.</w:t>
      </w:r>
      <w:r w:rsidR="00C96B07">
        <w:rPr>
          <w:rFonts w:ascii="Times New Roman" w:hAnsi="Times New Roman" w:cs="Times New Roman"/>
          <w:color w:val="222222"/>
          <w:sz w:val="24"/>
          <w:szCs w:val="24"/>
          <w:shd w:val="clear" w:color="auto" w:fill="FFFFFF"/>
          <w:lang w:val="en-US"/>
        </w:rPr>
        <w:t xml:space="preserve"> </w:t>
      </w:r>
      <w:r w:rsidR="00C96B07" w:rsidRPr="00C96B07">
        <w:rPr>
          <w:rFonts w:ascii="Times New Roman" w:hAnsi="Times New Roman" w:cs="Times New Roman"/>
          <w:color w:val="222222"/>
          <w:sz w:val="24"/>
          <w:szCs w:val="24"/>
          <w:shd w:val="clear" w:color="auto" w:fill="FFFFFF"/>
          <w:lang w:val="en-US"/>
        </w:rPr>
        <w:t>https://www.r-project.org/</w:t>
      </w:r>
    </w:p>
    <w:p w14:paraId="3FC70832" w14:textId="5CA45938"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Raupach</w:t>
      </w:r>
      <w:proofErr w:type="spellEnd"/>
      <w:r w:rsidRPr="00B65D15">
        <w:rPr>
          <w:rFonts w:ascii="Times New Roman" w:hAnsi="Times New Roman" w:cs="Times New Roman"/>
          <w:color w:val="222222"/>
          <w:sz w:val="24"/>
          <w:szCs w:val="24"/>
          <w:shd w:val="clear" w:color="auto" w:fill="FFFFFF"/>
          <w:lang w:val="en-US"/>
        </w:rPr>
        <w:t xml:space="preserve">, M. R. (1994). Simplified expressions for vegetation roughness length and zero-plane displacement as functions of canopy height and area index. </w:t>
      </w:r>
      <w:r w:rsidRPr="00B65D15">
        <w:rPr>
          <w:rFonts w:ascii="Times New Roman" w:hAnsi="Times New Roman" w:cs="Times New Roman"/>
          <w:i/>
          <w:iCs/>
          <w:color w:val="222222"/>
          <w:sz w:val="24"/>
          <w:szCs w:val="24"/>
          <w:shd w:val="clear" w:color="auto" w:fill="FFFFFF"/>
          <w:lang w:val="en-US"/>
        </w:rPr>
        <w:t>Boundary-</w:t>
      </w:r>
      <w:r w:rsidR="005106DD">
        <w:rPr>
          <w:rFonts w:ascii="Times New Roman" w:hAnsi="Times New Roman" w:cs="Times New Roman"/>
          <w:i/>
          <w:iCs/>
          <w:color w:val="222222"/>
          <w:sz w:val="24"/>
          <w:szCs w:val="24"/>
          <w:shd w:val="clear" w:color="auto" w:fill="FFFFFF"/>
          <w:lang w:val="en-US"/>
        </w:rPr>
        <w:t>L</w:t>
      </w:r>
      <w:r w:rsidR="005106DD" w:rsidRPr="00B65D15">
        <w:rPr>
          <w:rFonts w:ascii="Times New Roman" w:hAnsi="Times New Roman" w:cs="Times New Roman"/>
          <w:i/>
          <w:iCs/>
          <w:color w:val="222222"/>
          <w:sz w:val="24"/>
          <w:szCs w:val="24"/>
          <w:shd w:val="clear" w:color="auto" w:fill="FFFFFF"/>
          <w:lang w:val="en-US"/>
        </w:rPr>
        <w:t xml:space="preserve">ayer </w:t>
      </w:r>
      <w:r w:rsidR="005106DD">
        <w:rPr>
          <w:rFonts w:ascii="Times New Roman" w:hAnsi="Times New Roman" w:cs="Times New Roman"/>
          <w:i/>
          <w:iCs/>
          <w:color w:val="222222"/>
          <w:sz w:val="24"/>
          <w:szCs w:val="24"/>
          <w:shd w:val="clear" w:color="auto" w:fill="FFFFFF"/>
          <w:lang w:val="en-US"/>
        </w:rPr>
        <w:t>M</w:t>
      </w:r>
      <w:r w:rsidR="005106DD" w:rsidRPr="00B65D15">
        <w:rPr>
          <w:rFonts w:ascii="Times New Roman" w:hAnsi="Times New Roman" w:cs="Times New Roman"/>
          <w:i/>
          <w:iCs/>
          <w:color w:val="222222"/>
          <w:sz w:val="24"/>
          <w:szCs w:val="24"/>
          <w:shd w:val="clear" w:color="auto" w:fill="FFFFFF"/>
          <w:lang w:val="en-US"/>
        </w:rPr>
        <w:t>eteorology</w:t>
      </w:r>
      <w:r w:rsidRPr="00B65D15">
        <w:rPr>
          <w:rFonts w:ascii="Times New Roman" w:hAnsi="Times New Roman" w:cs="Times New Roman"/>
          <w:color w:val="222222"/>
          <w:sz w:val="24"/>
          <w:szCs w:val="24"/>
          <w:shd w:val="clear" w:color="auto" w:fill="FFFFFF"/>
          <w:lang w:val="en-US"/>
        </w:rPr>
        <w:t>, 71(1), 211-216.</w:t>
      </w:r>
    </w:p>
    <w:p w14:paraId="27FFA398" w14:textId="47B5725F" w:rsidR="00674C4A" w:rsidRPr="00B65D15" w:rsidRDefault="00674C4A"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674C4A">
        <w:rPr>
          <w:rFonts w:ascii="Times New Roman" w:hAnsi="Times New Roman" w:cs="Times New Roman"/>
          <w:color w:val="222222"/>
          <w:sz w:val="24"/>
          <w:szCs w:val="24"/>
          <w:shd w:val="clear" w:color="auto" w:fill="FFFFFF"/>
          <w:lang w:val="en-US"/>
        </w:rPr>
        <w:t xml:space="preserve">Richmond, R.H. (1990). The effects of the El Niño/Southern Oscillation on the dispersal of corals and other marine organisms. </w:t>
      </w:r>
      <w:r w:rsidRPr="00674C4A">
        <w:rPr>
          <w:rFonts w:ascii="Times New Roman" w:hAnsi="Times New Roman" w:cs="Times New Roman"/>
          <w:i/>
          <w:iCs/>
          <w:color w:val="222222"/>
          <w:sz w:val="24"/>
          <w:szCs w:val="24"/>
          <w:shd w:val="clear" w:color="auto" w:fill="FFFFFF"/>
          <w:lang w:val="en-US"/>
        </w:rPr>
        <w:t>Elsevier Oceanography Series</w:t>
      </w:r>
      <w:r>
        <w:rPr>
          <w:rFonts w:ascii="Times New Roman" w:hAnsi="Times New Roman" w:cs="Times New Roman"/>
          <w:color w:val="222222"/>
          <w:sz w:val="24"/>
          <w:szCs w:val="24"/>
          <w:shd w:val="clear" w:color="auto" w:fill="FFFFFF"/>
          <w:lang w:val="en-US"/>
        </w:rPr>
        <w:t xml:space="preserve">, </w:t>
      </w:r>
      <w:r w:rsidRPr="00674C4A">
        <w:rPr>
          <w:rFonts w:ascii="Times New Roman" w:hAnsi="Times New Roman" w:cs="Times New Roman"/>
          <w:color w:val="222222"/>
          <w:sz w:val="24"/>
          <w:szCs w:val="24"/>
          <w:shd w:val="clear" w:color="auto" w:fill="FFFFFF"/>
          <w:lang w:val="en-US"/>
        </w:rPr>
        <w:t>52, 127-140</w:t>
      </w:r>
      <w:r>
        <w:rPr>
          <w:rFonts w:ascii="Times New Roman" w:hAnsi="Times New Roman" w:cs="Times New Roman"/>
          <w:color w:val="222222"/>
          <w:sz w:val="24"/>
          <w:szCs w:val="24"/>
          <w:shd w:val="clear" w:color="auto" w:fill="FFFFFF"/>
          <w:lang w:val="en-US"/>
        </w:rPr>
        <w:t>.</w:t>
      </w:r>
    </w:p>
    <w:p w14:paraId="73327215"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Schupp, E.W., </w:t>
      </w:r>
      <w:proofErr w:type="spellStart"/>
      <w:r w:rsidRPr="00B65D15">
        <w:rPr>
          <w:rFonts w:ascii="Times New Roman" w:hAnsi="Times New Roman" w:cs="Times New Roman"/>
          <w:color w:val="222222"/>
          <w:sz w:val="24"/>
          <w:szCs w:val="24"/>
          <w:shd w:val="clear" w:color="auto" w:fill="FFFFFF"/>
          <w:lang w:val="en-US"/>
        </w:rPr>
        <w:t>Zwolak</w:t>
      </w:r>
      <w:proofErr w:type="spellEnd"/>
      <w:r w:rsidRPr="00B65D15">
        <w:rPr>
          <w:rFonts w:ascii="Times New Roman" w:hAnsi="Times New Roman" w:cs="Times New Roman"/>
          <w:color w:val="222222"/>
          <w:sz w:val="24"/>
          <w:szCs w:val="24"/>
          <w:shd w:val="clear" w:color="auto" w:fill="FFFFFF"/>
          <w:lang w:val="en-US"/>
        </w:rPr>
        <w:t xml:space="preserve">, R., Jones, L.R., Snell, R.S., Beckman, N.G., Aslan, C., Cavazos, B.R., </w:t>
      </w:r>
      <w:proofErr w:type="spellStart"/>
      <w:r w:rsidRPr="00B65D15">
        <w:rPr>
          <w:rFonts w:ascii="Times New Roman" w:hAnsi="Times New Roman" w:cs="Times New Roman"/>
          <w:color w:val="222222"/>
          <w:sz w:val="24"/>
          <w:szCs w:val="24"/>
          <w:shd w:val="clear" w:color="auto" w:fill="FFFFFF"/>
          <w:lang w:val="en-US"/>
        </w:rPr>
        <w:t>Effiom</w:t>
      </w:r>
      <w:proofErr w:type="spellEnd"/>
      <w:r w:rsidRPr="00B65D15">
        <w:rPr>
          <w:rFonts w:ascii="Times New Roman" w:hAnsi="Times New Roman" w:cs="Times New Roman"/>
          <w:color w:val="222222"/>
          <w:sz w:val="24"/>
          <w:szCs w:val="24"/>
          <w:shd w:val="clear" w:color="auto" w:fill="FFFFFF"/>
          <w:lang w:val="en-US"/>
        </w:rPr>
        <w:t xml:space="preserve">, E., Fricke, E.C., </w:t>
      </w:r>
      <w:proofErr w:type="spellStart"/>
      <w:r w:rsidRPr="00B65D15">
        <w:rPr>
          <w:rFonts w:ascii="Times New Roman" w:hAnsi="Times New Roman" w:cs="Times New Roman"/>
          <w:color w:val="222222"/>
          <w:sz w:val="24"/>
          <w:szCs w:val="24"/>
          <w:shd w:val="clear" w:color="auto" w:fill="FFFFFF"/>
          <w:lang w:val="en-US"/>
        </w:rPr>
        <w:t>Montaño-Centellas</w:t>
      </w:r>
      <w:proofErr w:type="spellEnd"/>
      <w:r w:rsidRPr="00B65D15">
        <w:rPr>
          <w:rFonts w:ascii="Times New Roman" w:hAnsi="Times New Roman" w:cs="Times New Roman"/>
          <w:color w:val="222222"/>
          <w:sz w:val="24"/>
          <w:szCs w:val="24"/>
          <w:shd w:val="clear" w:color="auto" w:fill="FFFFFF"/>
          <w:lang w:val="en-US"/>
        </w:rPr>
        <w:t xml:space="preserve">, F., Poulsen, J., </w:t>
      </w:r>
      <w:proofErr w:type="spellStart"/>
      <w:r w:rsidRPr="00B65D15">
        <w:rPr>
          <w:rFonts w:ascii="Times New Roman" w:hAnsi="Times New Roman" w:cs="Times New Roman"/>
          <w:color w:val="222222"/>
          <w:sz w:val="24"/>
          <w:szCs w:val="24"/>
          <w:shd w:val="clear" w:color="auto" w:fill="FFFFFF"/>
          <w:lang w:val="en-US"/>
        </w:rPr>
        <w:t>Razafindratsima</w:t>
      </w:r>
      <w:proofErr w:type="spellEnd"/>
      <w:r w:rsidRPr="00B65D15">
        <w:rPr>
          <w:rFonts w:ascii="Times New Roman" w:hAnsi="Times New Roman" w:cs="Times New Roman"/>
          <w:color w:val="222222"/>
          <w:sz w:val="24"/>
          <w:szCs w:val="24"/>
          <w:shd w:val="clear" w:color="auto" w:fill="FFFFFF"/>
          <w:lang w:val="en-US"/>
        </w:rPr>
        <w:t xml:space="preserve">, O.H., Sandor, M.E., &amp; Shea, K. (2019). Intrinsic and extrinsic drivers of intraspecific variation in seed dispersal are diverse and pervasive.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11(6), plz067.</w:t>
      </w:r>
    </w:p>
    <w:p w14:paraId="714F91A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lastRenderedPageBreak/>
        <w:t>Skarpaas</w:t>
      </w:r>
      <w:proofErr w:type="spellEnd"/>
      <w:r w:rsidRPr="00B65D15">
        <w:rPr>
          <w:rFonts w:ascii="Times New Roman" w:hAnsi="Times New Roman" w:cs="Times New Roman"/>
          <w:color w:val="222222"/>
          <w:sz w:val="24"/>
          <w:szCs w:val="24"/>
          <w:shd w:val="clear" w:color="auto" w:fill="FFFFFF"/>
          <w:lang w:val="en-US"/>
        </w:rPr>
        <w:t xml:space="preserve">, O. &amp; Shea, K. (2007). Dispersal patterns, dispersal mechanisms, and invasion wave speeds for invasive thistles. </w:t>
      </w:r>
      <w:r w:rsidRPr="00B65D15">
        <w:rPr>
          <w:rFonts w:ascii="Times New Roman" w:hAnsi="Times New Roman" w:cs="Times New Roman"/>
          <w:i/>
          <w:iCs/>
          <w:color w:val="222222"/>
          <w:sz w:val="24"/>
          <w:szCs w:val="24"/>
          <w:shd w:val="clear" w:color="auto" w:fill="FFFFFF"/>
          <w:lang w:val="en-US"/>
        </w:rPr>
        <w:t>The American Naturalist</w:t>
      </w:r>
      <w:r w:rsidRPr="00B65D15">
        <w:rPr>
          <w:rFonts w:ascii="Times New Roman" w:hAnsi="Times New Roman" w:cs="Times New Roman"/>
          <w:color w:val="222222"/>
          <w:sz w:val="24"/>
          <w:szCs w:val="24"/>
          <w:shd w:val="clear" w:color="auto" w:fill="FFFFFF"/>
          <w:lang w:val="en-US"/>
        </w:rPr>
        <w:t>, 170(3), 421-430.</w:t>
      </w:r>
    </w:p>
    <w:p w14:paraId="1492AD06"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Skarpaas</w:t>
      </w:r>
      <w:proofErr w:type="spellEnd"/>
      <w:r w:rsidRPr="00B65D15">
        <w:rPr>
          <w:rFonts w:ascii="Times New Roman" w:hAnsi="Times New Roman" w:cs="Times New Roman"/>
          <w:color w:val="222222"/>
          <w:sz w:val="24"/>
          <w:szCs w:val="24"/>
          <w:shd w:val="clear" w:color="auto" w:fill="FFFFFF"/>
          <w:lang w:val="en-US"/>
        </w:rPr>
        <w:t xml:space="preserve">, O., Silverman, E. J., </w:t>
      </w: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&amp; Shea, K. (2011). Are the best dispersers the best colonizers? Seed mass, dispersal and establishment in Carduus thistles. </w:t>
      </w:r>
      <w:r w:rsidRPr="00B65D15">
        <w:rPr>
          <w:rFonts w:ascii="Times New Roman" w:hAnsi="Times New Roman" w:cs="Times New Roman"/>
          <w:i/>
          <w:iCs/>
          <w:color w:val="222222"/>
          <w:sz w:val="24"/>
          <w:szCs w:val="24"/>
          <w:shd w:val="clear" w:color="auto" w:fill="FFFFFF"/>
          <w:lang w:val="en-US"/>
        </w:rPr>
        <w:t>Evolutionary Ecology</w:t>
      </w:r>
      <w:r w:rsidRPr="00B65D15">
        <w:rPr>
          <w:rFonts w:ascii="Times New Roman" w:hAnsi="Times New Roman" w:cs="Times New Roman"/>
          <w:color w:val="222222"/>
          <w:sz w:val="24"/>
          <w:szCs w:val="24"/>
          <w:shd w:val="clear" w:color="auto" w:fill="FFFFFF"/>
          <w:lang w:val="en-US"/>
        </w:rPr>
        <w:t>, 25(1), 155-169.</w:t>
      </w:r>
    </w:p>
    <w:p w14:paraId="5A04896F"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Skinner, K., Smith, L., &amp; Rice, P. (2000). Using noxious weed lists to prioritize targets for developing weed management strategies. </w:t>
      </w:r>
      <w:r w:rsidRPr="00B65D15">
        <w:rPr>
          <w:rFonts w:ascii="Times New Roman" w:hAnsi="Times New Roman" w:cs="Times New Roman"/>
          <w:i/>
          <w:iCs/>
          <w:color w:val="222222"/>
          <w:sz w:val="24"/>
          <w:szCs w:val="24"/>
          <w:shd w:val="clear" w:color="auto" w:fill="FFFFFF"/>
          <w:lang w:val="en-US"/>
        </w:rPr>
        <w:t>Weed Science</w:t>
      </w:r>
      <w:r w:rsidRPr="00B65D15">
        <w:rPr>
          <w:rFonts w:ascii="Times New Roman" w:hAnsi="Times New Roman" w:cs="Times New Roman"/>
          <w:color w:val="222222"/>
          <w:sz w:val="24"/>
          <w:szCs w:val="24"/>
          <w:shd w:val="clear" w:color="auto" w:fill="FFFFFF"/>
          <w:lang w:val="en-US"/>
        </w:rPr>
        <w:t>, 48(5), 640-644.</w:t>
      </w:r>
    </w:p>
    <w:p w14:paraId="7B194162"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Snell, R.S., Beckman, N.G., Fricke, E., Loiselle, B.A., Carvalho, C.S., Jones, L.R., Lichti, N.I., Lustenhouwer, N., Schreiber, S.J., Strickland, C. and Sullivan, L.L. (2019). Consequences of intraspecific variation in seed dispersal for plant demography, communities, evolution and global change. </w:t>
      </w:r>
      <w:proofErr w:type="spellStart"/>
      <w:r w:rsidRPr="00B65D15">
        <w:rPr>
          <w:rFonts w:ascii="Times New Roman" w:hAnsi="Times New Roman" w:cs="Times New Roman"/>
          <w:i/>
          <w:iCs/>
          <w:color w:val="222222"/>
          <w:sz w:val="24"/>
          <w:szCs w:val="24"/>
          <w:shd w:val="clear" w:color="auto" w:fill="FFFFFF"/>
          <w:lang w:val="en-US"/>
        </w:rPr>
        <w:t>AoB</w:t>
      </w:r>
      <w:proofErr w:type="spellEnd"/>
      <w:r w:rsidRPr="00B65D15">
        <w:rPr>
          <w:rFonts w:ascii="Times New Roman" w:hAnsi="Times New Roman" w:cs="Times New Roman"/>
          <w:i/>
          <w:iCs/>
          <w:color w:val="222222"/>
          <w:sz w:val="24"/>
          <w:szCs w:val="24"/>
          <w:shd w:val="clear" w:color="auto" w:fill="FFFFFF"/>
          <w:lang w:val="en-US"/>
        </w:rPr>
        <w:t xml:space="preserve"> Plants</w:t>
      </w:r>
      <w:r w:rsidRPr="00B65D15">
        <w:rPr>
          <w:rFonts w:ascii="Times New Roman" w:hAnsi="Times New Roman" w:cs="Times New Roman"/>
          <w:color w:val="222222"/>
          <w:sz w:val="24"/>
          <w:szCs w:val="24"/>
          <w:shd w:val="clear" w:color="auto" w:fill="FFFFFF"/>
          <w:lang w:val="en-US"/>
        </w:rPr>
        <w:t xml:space="preserve">, 11(4), </w:t>
      </w:r>
      <w:proofErr w:type="gramStart"/>
      <w:r w:rsidRPr="00B65D15">
        <w:rPr>
          <w:rFonts w:ascii="Times New Roman" w:hAnsi="Times New Roman" w:cs="Times New Roman"/>
          <w:color w:val="222222"/>
          <w:sz w:val="24"/>
          <w:szCs w:val="24"/>
          <w:shd w:val="clear" w:color="auto" w:fill="FFFFFF"/>
          <w:lang w:val="en-US"/>
        </w:rPr>
        <w:t>p.plz</w:t>
      </w:r>
      <w:proofErr w:type="gramEnd"/>
      <w:r w:rsidRPr="00B65D15">
        <w:rPr>
          <w:rFonts w:ascii="Times New Roman" w:hAnsi="Times New Roman" w:cs="Times New Roman"/>
          <w:color w:val="222222"/>
          <w:sz w:val="24"/>
          <w:szCs w:val="24"/>
          <w:shd w:val="clear" w:color="auto" w:fill="FFFFFF"/>
          <w:lang w:val="en-US"/>
        </w:rPr>
        <w:t>016.</w:t>
      </w:r>
    </w:p>
    <w:p w14:paraId="12EE598B" w14:textId="61324CEA" w:rsidR="00692DB1" w:rsidRDefault="00692DB1" w:rsidP="00302615">
      <w:pPr>
        <w:spacing w:after="120" w:line="480" w:lineRule="auto"/>
        <w:ind w:left="284" w:hanging="284"/>
        <w:rPr>
          <w:ins w:id="476" w:author="Drees, Trevor" w:date="2023-04-01T16:51:00Z"/>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Soons, M.B., Nathan, R., &amp; </w:t>
      </w:r>
      <w:proofErr w:type="spellStart"/>
      <w:r w:rsidRPr="00B65D15">
        <w:rPr>
          <w:rFonts w:ascii="Times New Roman" w:hAnsi="Times New Roman" w:cs="Times New Roman"/>
          <w:color w:val="222222"/>
          <w:sz w:val="24"/>
          <w:szCs w:val="24"/>
          <w:shd w:val="clear" w:color="auto" w:fill="FFFFFF"/>
          <w:lang w:val="en-US"/>
        </w:rPr>
        <w:t>Katul</w:t>
      </w:r>
      <w:proofErr w:type="spellEnd"/>
      <w:r w:rsidRPr="00B65D15">
        <w:rPr>
          <w:rFonts w:ascii="Times New Roman" w:hAnsi="Times New Roman" w:cs="Times New Roman"/>
          <w:color w:val="222222"/>
          <w:sz w:val="24"/>
          <w:szCs w:val="24"/>
          <w:shd w:val="clear" w:color="auto" w:fill="FFFFFF"/>
          <w:lang w:val="en-US"/>
        </w:rPr>
        <w:t xml:space="preserve">, G.G. (2004). Human effects on long‐distance wind dispersal and colonization by grassland plants. </w:t>
      </w:r>
      <w:r w:rsidRPr="00B65D15">
        <w:rPr>
          <w:rFonts w:ascii="Times New Roman" w:hAnsi="Times New Roman" w:cs="Times New Roman"/>
          <w:i/>
          <w:iCs/>
          <w:color w:val="222222"/>
          <w:sz w:val="24"/>
          <w:szCs w:val="24"/>
          <w:shd w:val="clear" w:color="auto" w:fill="FFFFFF"/>
          <w:lang w:val="en-US"/>
        </w:rPr>
        <w:t>Ecology</w:t>
      </w:r>
      <w:r w:rsidRPr="00B65D15">
        <w:rPr>
          <w:rFonts w:ascii="Times New Roman" w:hAnsi="Times New Roman" w:cs="Times New Roman"/>
          <w:color w:val="222222"/>
          <w:sz w:val="24"/>
          <w:szCs w:val="24"/>
          <w:shd w:val="clear" w:color="auto" w:fill="FFFFFF"/>
          <w:lang w:val="en-US"/>
        </w:rPr>
        <w:t>, 85(11), 3069-3079.</w:t>
      </w:r>
    </w:p>
    <w:p w14:paraId="61BD8798" w14:textId="6CACA22C" w:rsidR="009A4F02" w:rsidRPr="00B65D15" w:rsidRDefault="009A4F02" w:rsidP="00302615">
      <w:pPr>
        <w:spacing w:after="120" w:line="480" w:lineRule="auto"/>
        <w:ind w:left="284" w:hanging="284"/>
        <w:rPr>
          <w:rFonts w:ascii="Times New Roman" w:hAnsi="Times New Roman" w:cs="Times New Roman"/>
          <w:color w:val="222222"/>
          <w:sz w:val="24"/>
          <w:szCs w:val="24"/>
          <w:shd w:val="clear" w:color="auto" w:fill="FFFFFF"/>
          <w:lang w:val="en-US"/>
        </w:rPr>
      </w:pPr>
      <w:ins w:id="477" w:author="Drees, Trevor" w:date="2023-04-01T16:51:00Z">
        <w:r w:rsidRPr="009A4F02">
          <w:rPr>
            <w:rFonts w:ascii="Times New Roman" w:hAnsi="Times New Roman" w:cs="Times New Roman"/>
            <w:color w:val="222222"/>
            <w:sz w:val="24"/>
            <w:szCs w:val="24"/>
            <w:shd w:val="clear" w:color="auto" w:fill="FFFFFF"/>
            <w:lang w:val="en-US"/>
          </w:rPr>
          <w:t xml:space="preserve">Teller, B.J., Zhang, R., &amp; Shea, K. (2016). Seed release in a changing climate: initiation of movement increases spread of an invasive species under simulated climate warming. </w:t>
        </w:r>
        <w:r w:rsidRPr="009A4F02">
          <w:rPr>
            <w:rFonts w:ascii="Times New Roman" w:hAnsi="Times New Roman" w:cs="Times New Roman"/>
            <w:i/>
            <w:iCs/>
            <w:color w:val="222222"/>
            <w:sz w:val="24"/>
            <w:szCs w:val="24"/>
            <w:shd w:val="clear" w:color="auto" w:fill="FFFFFF"/>
            <w:lang w:val="en-US"/>
            <w:rPrChange w:id="478" w:author="Drees, Trevor" w:date="2023-04-01T16:51:00Z">
              <w:rPr>
                <w:rFonts w:ascii="Times New Roman" w:hAnsi="Times New Roman" w:cs="Times New Roman"/>
                <w:color w:val="222222"/>
                <w:sz w:val="24"/>
                <w:szCs w:val="24"/>
                <w:shd w:val="clear" w:color="auto" w:fill="FFFFFF"/>
                <w:lang w:val="en-US"/>
              </w:rPr>
            </w:rPrChange>
          </w:rPr>
          <w:t>Diversity and Distributions</w:t>
        </w:r>
        <w:r w:rsidRPr="009A4F02">
          <w:rPr>
            <w:rFonts w:ascii="Times New Roman" w:hAnsi="Times New Roman" w:cs="Times New Roman"/>
            <w:color w:val="222222"/>
            <w:sz w:val="24"/>
            <w:szCs w:val="24"/>
            <w:shd w:val="clear" w:color="auto" w:fill="FFFFFF"/>
            <w:lang w:val="en-US"/>
          </w:rPr>
          <w:t>, 22(6), 708-716.</w:t>
        </w:r>
      </w:ins>
    </w:p>
    <w:p w14:paraId="301A21E7" w14:textId="30A85B2C" w:rsidR="00692DB1"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t>Trumble</w:t>
      </w:r>
      <w:proofErr w:type="spellEnd"/>
      <w:r w:rsidRPr="00B65D15">
        <w:rPr>
          <w:rFonts w:ascii="Times New Roman" w:hAnsi="Times New Roman" w:cs="Times New Roman"/>
          <w:color w:val="222222"/>
          <w:sz w:val="24"/>
          <w:szCs w:val="24"/>
          <w:shd w:val="clear" w:color="auto" w:fill="FFFFFF"/>
          <w:lang w:val="en-US"/>
        </w:rPr>
        <w:t xml:space="preserve">, J.T. &amp; </w:t>
      </w:r>
      <w:proofErr w:type="spellStart"/>
      <w:r w:rsidRPr="00B65D15">
        <w:rPr>
          <w:rFonts w:ascii="Times New Roman" w:hAnsi="Times New Roman" w:cs="Times New Roman"/>
          <w:color w:val="222222"/>
          <w:sz w:val="24"/>
          <w:szCs w:val="24"/>
          <w:shd w:val="clear" w:color="auto" w:fill="FFFFFF"/>
          <w:lang w:val="en-US"/>
        </w:rPr>
        <w:t>Kok</w:t>
      </w:r>
      <w:proofErr w:type="spellEnd"/>
      <w:r w:rsidRPr="00B65D15">
        <w:rPr>
          <w:rFonts w:ascii="Times New Roman" w:hAnsi="Times New Roman" w:cs="Times New Roman"/>
          <w:color w:val="222222"/>
          <w:sz w:val="24"/>
          <w:szCs w:val="24"/>
          <w:shd w:val="clear" w:color="auto" w:fill="FFFFFF"/>
          <w:lang w:val="en-US"/>
        </w:rPr>
        <w:t xml:space="preserve">, L.T. (1982). Integrated pest management techniques in thistle suppression in pastures of North America. </w:t>
      </w:r>
      <w:r w:rsidRPr="00B65D15">
        <w:rPr>
          <w:rFonts w:ascii="Times New Roman" w:hAnsi="Times New Roman" w:cs="Times New Roman"/>
          <w:i/>
          <w:iCs/>
          <w:color w:val="222222"/>
          <w:sz w:val="24"/>
          <w:szCs w:val="24"/>
          <w:shd w:val="clear" w:color="auto" w:fill="FFFFFF"/>
          <w:lang w:val="en-US"/>
        </w:rPr>
        <w:t>Weed Research</w:t>
      </w:r>
      <w:r w:rsidRPr="00B65D15">
        <w:rPr>
          <w:rFonts w:ascii="Times New Roman" w:hAnsi="Times New Roman" w:cs="Times New Roman"/>
          <w:color w:val="222222"/>
          <w:sz w:val="24"/>
          <w:szCs w:val="24"/>
          <w:shd w:val="clear" w:color="auto" w:fill="FFFFFF"/>
          <w:lang w:val="en-US"/>
        </w:rPr>
        <w:t>, 22(6), 345-359.</w:t>
      </w:r>
    </w:p>
    <w:p w14:paraId="45BE817F" w14:textId="5FE8ECAD" w:rsidR="009E64FB" w:rsidRPr="00B65D15" w:rsidRDefault="009E64FB"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9E64FB">
        <w:rPr>
          <w:rFonts w:ascii="Times New Roman" w:hAnsi="Times New Roman" w:cs="Times New Roman"/>
          <w:color w:val="222222"/>
          <w:sz w:val="24"/>
          <w:szCs w:val="24"/>
          <w:shd w:val="clear" w:color="auto" w:fill="FFFFFF"/>
          <w:lang w:val="en-US"/>
        </w:rPr>
        <w:t>Willocquet</w:t>
      </w:r>
      <w:proofErr w:type="spellEnd"/>
      <w:r w:rsidRPr="009E64FB">
        <w:rPr>
          <w:rFonts w:ascii="Times New Roman" w:hAnsi="Times New Roman" w:cs="Times New Roman"/>
          <w:color w:val="222222"/>
          <w:sz w:val="24"/>
          <w:szCs w:val="24"/>
          <w:shd w:val="clear" w:color="auto" w:fill="FFFFFF"/>
          <w:lang w:val="en-US"/>
        </w:rPr>
        <w:t xml:space="preserve">, L. &amp; </w:t>
      </w:r>
      <w:proofErr w:type="spellStart"/>
      <w:r w:rsidRPr="009E64FB">
        <w:rPr>
          <w:rFonts w:ascii="Times New Roman" w:hAnsi="Times New Roman" w:cs="Times New Roman"/>
          <w:color w:val="222222"/>
          <w:sz w:val="24"/>
          <w:szCs w:val="24"/>
          <w:shd w:val="clear" w:color="auto" w:fill="FFFFFF"/>
          <w:lang w:val="en-US"/>
        </w:rPr>
        <w:t>Clerjeau</w:t>
      </w:r>
      <w:proofErr w:type="spellEnd"/>
      <w:r w:rsidRPr="009E64FB">
        <w:rPr>
          <w:rFonts w:ascii="Times New Roman" w:hAnsi="Times New Roman" w:cs="Times New Roman"/>
          <w:color w:val="222222"/>
          <w:sz w:val="24"/>
          <w:szCs w:val="24"/>
          <w:shd w:val="clear" w:color="auto" w:fill="FFFFFF"/>
          <w:lang w:val="en-US"/>
        </w:rPr>
        <w:t xml:space="preserve">, M. (1998). An analysis of the effects of environmental factors on conidial dispersal of </w:t>
      </w:r>
      <w:proofErr w:type="spellStart"/>
      <w:r w:rsidRPr="009E64FB">
        <w:rPr>
          <w:rFonts w:ascii="Times New Roman" w:hAnsi="Times New Roman" w:cs="Times New Roman"/>
          <w:i/>
          <w:iCs/>
          <w:color w:val="222222"/>
          <w:sz w:val="24"/>
          <w:szCs w:val="24"/>
          <w:shd w:val="clear" w:color="auto" w:fill="FFFFFF"/>
          <w:lang w:val="en-US"/>
        </w:rPr>
        <w:t>Uncinula</w:t>
      </w:r>
      <w:proofErr w:type="spellEnd"/>
      <w:r w:rsidRPr="009E64FB">
        <w:rPr>
          <w:rFonts w:ascii="Times New Roman" w:hAnsi="Times New Roman" w:cs="Times New Roman"/>
          <w:i/>
          <w:iCs/>
          <w:color w:val="222222"/>
          <w:sz w:val="24"/>
          <w:szCs w:val="24"/>
          <w:shd w:val="clear" w:color="auto" w:fill="FFFFFF"/>
          <w:lang w:val="en-US"/>
        </w:rPr>
        <w:t xml:space="preserve"> </w:t>
      </w:r>
      <w:proofErr w:type="spellStart"/>
      <w:r w:rsidRPr="009E64FB">
        <w:rPr>
          <w:rFonts w:ascii="Times New Roman" w:hAnsi="Times New Roman" w:cs="Times New Roman"/>
          <w:i/>
          <w:iCs/>
          <w:color w:val="222222"/>
          <w:sz w:val="24"/>
          <w:szCs w:val="24"/>
          <w:shd w:val="clear" w:color="auto" w:fill="FFFFFF"/>
          <w:lang w:val="en-US"/>
        </w:rPr>
        <w:t>necator</w:t>
      </w:r>
      <w:proofErr w:type="spellEnd"/>
      <w:r w:rsidRPr="009E64FB">
        <w:rPr>
          <w:rFonts w:ascii="Times New Roman" w:hAnsi="Times New Roman" w:cs="Times New Roman"/>
          <w:color w:val="222222"/>
          <w:sz w:val="24"/>
          <w:szCs w:val="24"/>
          <w:shd w:val="clear" w:color="auto" w:fill="FFFFFF"/>
          <w:lang w:val="en-US"/>
        </w:rPr>
        <w:t xml:space="preserve"> (grape powdery mildew) in vineyards. </w:t>
      </w:r>
      <w:r w:rsidRPr="009E64FB">
        <w:rPr>
          <w:rFonts w:ascii="Times New Roman" w:hAnsi="Times New Roman" w:cs="Times New Roman"/>
          <w:i/>
          <w:iCs/>
          <w:color w:val="222222"/>
          <w:sz w:val="24"/>
          <w:szCs w:val="24"/>
          <w:shd w:val="clear" w:color="auto" w:fill="FFFFFF"/>
          <w:lang w:val="en-US"/>
        </w:rPr>
        <w:t>Plant Pathology</w:t>
      </w:r>
      <w:r w:rsidRPr="009E64FB">
        <w:rPr>
          <w:rFonts w:ascii="Times New Roman" w:hAnsi="Times New Roman" w:cs="Times New Roman"/>
          <w:color w:val="222222"/>
          <w:sz w:val="24"/>
          <w:szCs w:val="24"/>
          <w:shd w:val="clear" w:color="auto" w:fill="FFFFFF"/>
          <w:lang w:val="en-US"/>
        </w:rPr>
        <w:t>, 47(3), 227-233.</w:t>
      </w:r>
    </w:p>
    <w:p w14:paraId="759357FB"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proofErr w:type="spellStart"/>
      <w:r w:rsidRPr="00B65D15">
        <w:rPr>
          <w:rFonts w:ascii="Times New Roman" w:hAnsi="Times New Roman" w:cs="Times New Roman"/>
          <w:color w:val="222222"/>
          <w:sz w:val="24"/>
          <w:szCs w:val="24"/>
          <w:shd w:val="clear" w:color="auto" w:fill="FFFFFF"/>
          <w:lang w:val="en-US"/>
        </w:rPr>
        <w:lastRenderedPageBreak/>
        <w:t>Wiernga</w:t>
      </w:r>
      <w:proofErr w:type="spellEnd"/>
      <w:r w:rsidRPr="00B65D15">
        <w:rPr>
          <w:rFonts w:ascii="Times New Roman" w:hAnsi="Times New Roman" w:cs="Times New Roman"/>
          <w:color w:val="222222"/>
          <w:sz w:val="24"/>
          <w:szCs w:val="24"/>
          <w:shd w:val="clear" w:color="auto" w:fill="FFFFFF"/>
          <w:lang w:val="en-US"/>
        </w:rPr>
        <w:t xml:space="preserve">, J. (1993). Representative roughness parameters for homogeneous terrain. </w:t>
      </w:r>
      <w:r w:rsidRPr="00B65D15">
        <w:rPr>
          <w:rFonts w:ascii="Times New Roman" w:hAnsi="Times New Roman" w:cs="Times New Roman"/>
          <w:i/>
          <w:iCs/>
          <w:color w:val="222222"/>
          <w:sz w:val="24"/>
          <w:szCs w:val="24"/>
          <w:shd w:val="clear" w:color="auto" w:fill="FFFFFF"/>
          <w:lang w:val="en-US"/>
        </w:rPr>
        <w:t>Boundary-Layer Meteorology</w:t>
      </w:r>
      <w:r w:rsidRPr="00B65D15">
        <w:rPr>
          <w:rFonts w:ascii="Times New Roman" w:hAnsi="Times New Roman" w:cs="Times New Roman"/>
          <w:color w:val="222222"/>
          <w:sz w:val="24"/>
          <w:szCs w:val="24"/>
          <w:shd w:val="clear" w:color="auto" w:fill="FFFFFF"/>
          <w:lang w:val="en-US"/>
        </w:rPr>
        <w:t>, 63(4), 323-363.</w:t>
      </w:r>
    </w:p>
    <w:p w14:paraId="30A339D0" w14:textId="77777777"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w:t>
      </w:r>
      <w:proofErr w:type="spellStart"/>
      <w:r w:rsidRPr="00B65D15">
        <w:rPr>
          <w:rFonts w:ascii="Times New Roman" w:hAnsi="Times New Roman" w:cs="Times New Roman"/>
          <w:color w:val="222222"/>
          <w:sz w:val="24"/>
          <w:szCs w:val="24"/>
          <w:shd w:val="clear" w:color="auto" w:fill="FFFFFF"/>
          <w:lang w:val="en-US"/>
        </w:rPr>
        <w:t>Jongejans</w:t>
      </w:r>
      <w:proofErr w:type="spellEnd"/>
      <w:r w:rsidRPr="00B65D15">
        <w:rPr>
          <w:rFonts w:ascii="Times New Roman" w:hAnsi="Times New Roman" w:cs="Times New Roman"/>
          <w:color w:val="222222"/>
          <w:sz w:val="24"/>
          <w:szCs w:val="24"/>
          <w:shd w:val="clear" w:color="auto" w:fill="FFFFFF"/>
          <w:lang w:val="en-US"/>
        </w:rPr>
        <w:t xml:space="preserve">, E., &amp; Shea, K. (2011). Warming increases the spread of an invasive thistle. </w:t>
      </w:r>
      <w:proofErr w:type="spellStart"/>
      <w:r w:rsidRPr="00B65D15">
        <w:rPr>
          <w:rFonts w:ascii="Times New Roman" w:hAnsi="Times New Roman" w:cs="Times New Roman"/>
          <w:i/>
          <w:iCs/>
          <w:color w:val="222222"/>
          <w:sz w:val="24"/>
          <w:szCs w:val="24"/>
          <w:shd w:val="clear" w:color="auto" w:fill="FFFFFF"/>
          <w:lang w:val="en-US"/>
        </w:rPr>
        <w:t>PLoS</w:t>
      </w:r>
      <w:proofErr w:type="spellEnd"/>
      <w:r w:rsidRPr="00B65D15">
        <w:rPr>
          <w:rFonts w:ascii="Times New Roman" w:hAnsi="Times New Roman" w:cs="Times New Roman"/>
          <w:i/>
          <w:iCs/>
          <w:color w:val="222222"/>
          <w:sz w:val="24"/>
          <w:szCs w:val="24"/>
          <w:shd w:val="clear" w:color="auto" w:fill="FFFFFF"/>
          <w:lang w:val="en-US"/>
        </w:rPr>
        <w:t xml:space="preserve"> One</w:t>
      </w:r>
      <w:r w:rsidRPr="00B65D15">
        <w:rPr>
          <w:rFonts w:ascii="Times New Roman" w:hAnsi="Times New Roman" w:cs="Times New Roman"/>
          <w:color w:val="222222"/>
          <w:sz w:val="24"/>
          <w:szCs w:val="24"/>
          <w:shd w:val="clear" w:color="auto" w:fill="FFFFFF"/>
          <w:lang w:val="en-US"/>
        </w:rPr>
        <w:t>, 6(6), e21725.</w:t>
      </w:r>
    </w:p>
    <w:p w14:paraId="00ED9D55" w14:textId="7264F75D" w:rsidR="00692DB1"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Zhang, R., Post, E., &amp; Shea, K. (2012). Warming leads to divergent responses but similarly improved performance of two invasive thistles. </w:t>
      </w:r>
      <w:r w:rsidRPr="00B65D15">
        <w:rPr>
          <w:rFonts w:ascii="Times New Roman" w:hAnsi="Times New Roman" w:cs="Times New Roman"/>
          <w:i/>
          <w:iCs/>
          <w:color w:val="222222"/>
          <w:sz w:val="24"/>
          <w:szCs w:val="24"/>
          <w:shd w:val="clear" w:color="auto" w:fill="FFFFFF"/>
          <w:lang w:val="en-US"/>
        </w:rPr>
        <w:t xml:space="preserve">Population </w:t>
      </w:r>
      <w:r w:rsidR="005106DD">
        <w:rPr>
          <w:rFonts w:ascii="Times New Roman" w:hAnsi="Times New Roman" w:cs="Times New Roman"/>
          <w:i/>
          <w:iCs/>
          <w:color w:val="222222"/>
          <w:sz w:val="24"/>
          <w:szCs w:val="24"/>
          <w:shd w:val="clear" w:color="auto" w:fill="FFFFFF"/>
          <w:lang w:val="en-US"/>
        </w:rPr>
        <w:t>E</w:t>
      </w:r>
      <w:r w:rsidR="005106DD" w:rsidRPr="00B65D15">
        <w:rPr>
          <w:rFonts w:ascii="Times New Roman" w:hAnsi="Times New Roman" w:cs="Times New Roman"/>
          <w:i/>
          <w:iCs/>
          <w:color w:val="222222"/>
          <w:sz w:val="24"/>
          <w:szCs w:val="24"/>
          <w:shd w:val="clear" w:color="auto" w:fill="FFFFFF"/>
          <w:lang w:val="en-US"/>
        </w:rPr>
        <w:t>cology</w:t>
      </w:r>
      <w:r w:rsidRPr="00B65D15">
        <w:rPr>
          <w:rFonts w:ascii="Times New Roman" w:hAnsi="Times New Roman" w:cs="Times New Roman"/>
          <w:color w:val="222222"/>
          <w:sz w:val="24"/>
          <w:szCs w:val="24"/>
          <w:shd w:val="clear" w:color="auto" w:fill="FFFFFF"/>
          <w:lang w:val="en-US"/>
        </w:rPr>
        <w:t>, 54(4), 583-589.</w:t>
      </w:r>
    </w:p>
    <w:p w14:paraId="21C32414" w14:textId="77777777" w:rsidR="00400543" w:rsidRPr="00B65D15" w:rsidRDefault="00692DB1" w:rsidP="00302615">
      <w:pPr>
        <w:spacing w:after="120" w:line="480" w:lineRule="auto"/>
        <w:ind w:left="284" w:hanging="284"/>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t xml:space="preserve">Ziska, L.H., Blumenthal, D.M., </w:t>
      </w:r>
      <w:proofErr w:type="spellStart"/>
      <w:r w:rsidRPr="00B65D15">
        <w:rPr>
          <w:rFonts w:ascii="Times New Roman" w:hAnsi="Times New Roman" w:cs="Times New Roman"/>
          <w:color w:val="222222"/>
          <w:sz w:val="24"/>
          <w:szCs w:val="24"/>
          <w:shd w:val="clear" w:color="auto" w:fill="FFFFFF"/>
          <w:lang w:val="en-US"/>
        </w:rPr>
        <w:t>Runion</w:t>
      </w:r>
      <w:proofErr w:type="spellEnd"/>
      <w:r w:rsidRPr="00B65D15">
        <w:rPr>
          <w:rFonts w:ascii="Times New Roman" w:hAnsi="Times New Roman" w:cs="Times New Roman"/>
          <w:color w:val="222222"/>
          <w:sz w:val="24"/>
          <w:szCs w:val="24"/>
          <w:shd w:val="clear" w:color="auto" w:fill="FFFFFF"/>
          <w:lang w:val="en-US"/>
        </w:rPr>
        <w:t>, G.B., Hunt, E.R., &amp; Diaz-</w:t>
      </w:r>
      <w:proofErr w:type="spellStart"/>
      <w:r w:rsidRPr="00B65D15">
        <w:rPr>
          <w:rFonts w:ascii="Times New Roman" w:hAnsi="Times New Roman" w:cs="Times New Roman"/>
          <w:color w:val="222222"/>
          <w:sz w:val="24"/>
          <w:szCs w:val="24"/>
          <w:shd w:val="clear" w:color="auto" w:fill="FFFFFF"/>
          <w:lang w:val="en-US"/>
        </w:rPr>
        <w:t>Soltero</w:t>
      </w:r>
      <w:proofErr w:type="spellEnd"/>
      <w:r w:rsidRPr="00B65D15">
        <w:rPr>
          <w:rFonts w:ascii="Times New Roman" w:hAnsi="Times New Roman" w:cs="Times New Roman"/>
          <w:color w:val="222222"/>
          <w:sz w:val="24"/>
          <w:szCs w:val="24"/>
          <w:shd w:val="clear" w:color="auto" w:fill="FFFFFF"/>
          <w:lang w:val="en-US"/>
        </w:rPr>
        <w:t>, H. (2011). Invasive species and climate change: an agronomic perspective. </w:t>
      </w:r>
      <w:r w:rsidRPr="00B65D15">
        <w:rPr>
          <w:rFonts w:ascii="Times New Roman" w:hAnsi="Times New Roman" w:cs="Times New Roman"/>
          <w:i/>
          <w:iCs/>
          <w:color w:val="222222"/>
          <w:sz w:val="24"/>
          <w:szCs w:val="24"/>
          <w:shd w:val="clear" w:color="auto" w:fill="FFFFFF"/>
          <w:lang w:val="en-US"/>
        </w:rPr>
        <w:t>Climatic Change</w:t>
      </w:r>
      <w:r w:rsidRPr="00B65D15">
        <w:rPr>
          <w:rFonts w:ascii="Times New Roman" w:hAnsi="Times New Roman" w:cs="Times New Roman"/>
          <w:color w:val="222222"/>
          <w:sz w:val="24"/>
          <w:szCs w:val="24"/>
          <w:shd w:val="clear" w:color="auto" w:fill="FFFFFF"/>
          <w:lang w:val="en-US"/>
        </w:rPr>
        <w:t>, </w:t>
      </w:r>
      <w:r w:rsidRPr="00B65D15">
        <w:rPr>
          <w:rFonts w:ascii="Times New Roman" w:hAnsi="Times New Roman" w:cs="Times New Roman"/>
          <w:i/>
          <w:iCs/>
          <w:color w:val="222222"/>
          <w:sz w:val="24"/>
          <w:szCs w:val="24"/>
          <w:shd w:val="clear" w:color="auto" w:fill="FFFFFF"/>
          <w:lang w:val="en-US"/>
        </w:rPr>
        <w:t>105</w:t>
      </w:r>
      <w:r w:rsidRPr="00B65D15">
        <w:rPr>
          <w:rFonts w:ascii="Times New Roman" w:hAnsi="Times New Roman" w:cs="Times New Roman"/>
          <w:color w:val="222222"/>
          <w:sz w:val="24"/>
          <w:szCs w:val="24"/>
          <w:shd w:val="clear" w:color="auto" w:fill="FFFFFF"/>
          <w:lang w:val="en-US"/>
        </w:rPr>
        <w:t>(1-2), 13-42.</w:t>
      </w:r>
    </w:p>
    <w:p w14:paraId="34593598" w14:textId="77777777" w:rsidR="00400543" w:rsidRPr="00B65D15" w:rsidRDefault="00400543">
      <w:pPr>
        <w:rPr>
          <w:rFonts w:ascii="Times New Roman" w:hAnsi="Times New Roman" w:cs="Times New Roman"/>
          <w:color w:val="222222"/>
          <w:sz w:val="24"/>
          <w:szCs w:val="24"/>
          <w:shd w:val="clear" w:color="auto" w:fill="FFFFFF"/>
          <w:lang w:val="en-US"/>
        </w:rPr>
      </w:pPr>
      <w:r w:rsidRPr="00B65D15">
        <w:rPr>
          <w:rFonts w:ascii="Times New Roman" w:hAnsi="Times New Roman" w:cs="Times New Roman"/>
          <w:color w:val="222222"/>
          <w:sz w:val="24"/>
          <w:szCs w:val="24"/>
          <w:shd w:val="clear" w:color="auto" w:fill="FFFFFF"/>
          <w:lang w:val="en-US"/>
        </w:rPr>
        <w:br w:type="page"/>
      </w:r>
    </w:p>
    <w:p w14:paraId="48EAA540" w14:textId="1F7EEABA" w:rsidR="008E0941" w:rsidRPr="00B65D15" w:rsidRDefault="00692DB1"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lastRenderedPageBreak/>
        <w:t>Figure Captions</w:t>
      </w:r>
    </w:p>
    <w:p w14:paraId="617FD051" w14:textId="5404F9C8"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1.</w:t>
      </w:r>
      <w:r w:rsidRPr="00B65D15">
        <w:rPr>
          <w:rFonts w:ascii="Times New Roman" w:hAnsi="Times New Roman" w:cs="Times New Roman"/>
          <w:sz w:val="24"/>
          <w:szCs w:val="24"/>
          <w:lang w:val="en-US"/>
        </w:rPr>
        <w:t xml:space="preserve"> </w:t>
      </w:r>
      <w:bookmarkStart w:id="479" w:name="_Hlk116720175"/>
      <w:r w:rsidRPr="00B65D15">
        <w:rPr>
          <w:rFonts w:ascii="Times New Roman" w:hAnsi="Times New Roman" w:cs="Times New Roman"/>
          <w:sz w:val="24"/>
          <w:szCs w:val="24"/>
          <w:lang w:val="en-US"/>
        </w:rPr>
        <w:t xml:space="preserve">Distribution of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 xml:space="preserve">flower head heights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under the control and warming treatments. Solid lines indicate mean probability density for a given height, and error bands indicate a 95% bootstrap interval</w:t>
      </w:r>
      <w:bookmarkEnd w:id="479"/>
      <w:r w:rsidR="00147B6D">
        <w:rPr>
          <w:rFonts w:ascii="Times New Roman" w:hAnsi="Times New Roman" w:cs="Times New Roman"/>
          <w:sz w:val="24"/>
          <w:szCs w:val="24"/>
          <w:lang w:val="en-US"/>
        </w:rPr>
        <w:t>.</w:t>
      </w:r>
    </w:p>
    <w:p w14:paraId="094C9B0A" w14:textId="539D5805"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2.</w:t>
      </w:r>
      <w:r w:rsidRPr="00B65D15">
        <w:rPr>
          <w:rFonts w:ascii="Times New Roman" w:hAnsi="Times New Roman" w:cs="Times New Roman"/>
          <w:sz w:val="24"/>
          <w:szCs w:val="24"/>
          <w:lang w:val="en-US"/>
        </w:rPr>
        <w:t xml:space="preserve"> Dispersal kernels for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for the control and warming treatments, both using the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head heights. Solid lines indicate mean probability density for a given distance, and error bands indicate a 95% bootstrap interval.</w:t>
      </w:r>
    </w:p>
    <w:p w14:paraId="63B8B4AA" w14:textId="59B0B20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3.</w:t>
      </w:r>
      <w:r w:rsidRPr="00B65D15">
        <w:rPr>
          <w:rFonts w:ascii="Times New Roman" w:hAnsi="Times New Roman" w:cs="Times New Roman"/>
          <w:sz w:val="24"/>
          <w:szCs w:val="24"/>
          <w:lang w:val="en-US"/>
        </w:rPr>
        <w:t xml:space="preserve"> Relative risk of a seed exceeding a given distance when originating from a warmed maternal plant for</w:t>
      </w:r>
      <w:r w:rsidRPr="00B65D15">
        <w:rPr>
          <w:rFonts w:ascii="Times New Roman" w:hAnsi="Times New Roman" w:cs="Times New Roman"/>
          <w:i/>
          <w:iCs/>
          <w:sz w:val="24"/>
          <w:szCs w:val="24"/>
          <w:lang w:val="en-US"/>
        </w:rPr>
        <w:t xml:space="preserve"> C. nutans</w:t>
      </w:r>
      <w:r w:rsidRPr="00B65D15">
        <w:rPr>
          <w:rFonts w:ascii="Times New Roman" w:hAnsi="Times New Roman" w:cs="Times New Roman"/>
          <w:sz w:val="24"/>
          <w:szCs w:val="24"/>
          <w:lang w:val="en-US"/>
        </w:rPr>
        <w:t xml:space="preserve"> and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as measured by the ratio of compl</w:t>
      </w:r>
      <w:r w:rsidR="000815C5">
        <w:rPr>
          <w:rFonts w:ascii="Times New Roman" w:hAnsi="Times New Roman" w:cs="Times New Roman"/>
          <w:sz w:val="24"/>
          <w:szCs w:val="24"/>
          <w:lang w:val="en-US"/>
        </w:rPr>
        <w:t>e</w:t>
      </w:r>
      <w:r w:rsidRPr="00B65D15">
        <w:rPr>
          <w:rFonts w:ascii="Times New Roman" w:hAnsi="Times New Roman" w:cs="Times New Roman"/>
          <w:sz w:val="24"/>
          <w:szCs w:val="24"/>
          <w:lang w:val="en-US"/>
        </w:rPr>
        <w:t xml:space="preserve">mentary cumulative distribution functions for the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groups. Solid lines indicate the mean relative risk for a given distance, while the dotted lines indicate a relative risk of 1. Error bands indicate a 95% bootstrap interval.</w:t>
      </w:r>
    </w:p>
    <w:p w14:paraId="296FB9AC" w14:textId="00C6088D" w:rsidR="00692DB1" w:rsidRPr="00B65D15"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4.</w:t>
      </w:r>
      <w:r w:rsidRPr="00B65D15">
        <w:rPr>
          <w:rFonts w:ascii="Times New Roman" w:hAnsi="Times New Roman" w:cs="Times New Roman"/>
          <w:sz w:val="24"/>
          <w:szCs w:val="24"/>
          <w:lang w:val="en-US"/>
        </w:rPr>
        <w:t xml:space="preserve"> Dispersal kernels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xml:space="preserve">. Solid lines indicate mean dispersal kernels generated using the entire </w:t>
      </w:r>
      <w:r w:rsidR="000815C5">
        <w:rPr>
          <w:rFonts w:ascii="Times New Roman" w:hAnsi="Times New Roman" w:cs="Times New Roman"/>
          <w:sz w:val="24"/>
          <w:szCs w:val="24"/>
          <w:lang w:val="en-US"/>
        </w:rPr>
        <w:t xml:space="preserve">observed </w:t>
      </w:r>
      <w:r w:rsidRPr="00B65D15">
        <w:rPr>
          <w:rFonts w:ascii="Times New Roman" w:hAnsi="Times New Roman" w:cs="Times New Roman"/>
          <w:sz w:val="24"/>
          <w:szCs w:val="24"/>
          <w:lang w:val="en-US"/>
        </w:rPr>
        <w:t>distribution of flower heights, while the dotted lines indicate mean dispersal kernels generated using only the maximum flower height. Error bands indicate a 95% bootstrap interval.</w:t>
      </w:r>
    </w:p>
    <w:p w14:paraId="62FF98DE" w14:textId="26D650C5" w:rsidR="001F65F9" w:rsidRDefault="00692DB1"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sz w:val="24"/>
          <w:szCs w:val="24"/>
          <w:lang w:val="en-US"/>
        </w:rPr>
        <w:t>Figure 5.</w:t>
      </w:r>
      <w:r w:rsidRPr="00B65D15">
        <w:rPr>
          <w:rFonts w:ascii="Times New Roman" w:hAnsi="Times New Roman" w:cs="Times New Roman"/>
          <w:sz w:val="24"/>
          <w:szCs w:val="24"/>
          <w:lang w:val="en-US"/>
        </w:rPr>
        <w:t xml:space="preserve"> Relative risk of a seed exceeding a given distance when </w:t>
      </w:r>
      <w:r w:rsidR="001C5A62" w:rsidRPr="00B65D15">
        <w:rPr>
          <w:rFonts w:ascii="Times New Roman" w:hAnsi="Times New Roman" w:cs="Times New Roman"/>
          <w:sz w:val="24"/>
          <w:szCs w:val="24"/>
          <w:lang w:val="en-US"/>
        </w:rPr>
        <w:t>modeling</w:t>
      </w:r>
      <w:r w:rsidRPr="00B65D15">
        <w:rPr>
          <w:rFonts w:ascii="Times New Roman" w:hAnsi="Times New Roman" w:cs="Times New Roman"/>
          <w:sz w:val="24"/>
          <w:szCs w:val="24"/>
          <w:lang w:val="en-US"/>
        </w:rPr>
        <w:t xml:space="preserve"> dispersal using the maximum flower head height rather than the flower head height distribution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C. nutans</w:t>
      </w:r>
      <w:r w:rsidRPr="00B65D15">
        <w:rPr>
          <w:rFonts w:ascii="Times New Roman" w:hAnsi="Times New Roman" w:cs="Times New Roman"/>
          <w:sz w:val="24"/>
          <w:szCs w:val="24"/>
          <w:lang w:val="en-US"/>
        </w:rPr>
        <w:t xml:space="preserve">, as well as for warmed and </w:t>
      </w:r>
      <w:proofErr w:type="spellStart"/>
      <w:r w:rsidRPr="00B65D15">
        <w:rPr>
          <w:rFonts w:ascii="Times New Roman" w:hAnsi="Times New Roman" w:cs="Times New Roman"/>
          <w:sz w:val="24"/>
          <w:szCs w:val="24"/>
          <w:lang w:val="en-US"/>
        </w:rPr>
        <w:t>unwarmed</w:t>
      </w:r>
      <w:proofErr w:type="spellEnd"/>
      <w:r w:rsidRPr="00B65D15">
        <w:rPr>
          <w:rFonts w:ascii="Times New Roman" w:hAnsi="Times New Roman" w:cs="Times New Roman"/>
          <w:sz w:val="24"/>
          <w:szCs w:val="24"/>
          <w:lang w:val="en-US"/>
        </w:rPr>
        <w:t xml:space="preserve"> </w:t>
      </w:r>
      <w:r w:rsidRPr="00B65D15">
        <w:rPr>
          <w:rFonts w:ascii="Times New Roman" w:hAnsi="Times New Roman" w:cs="Times New Roman"/>
          <w:i/>
          <w:iCs/>
          <w:sz w:val="24"/>
          <w:szCs w:val="24"/>
          <w:lang w:val="en-US"/>
        </w:rPr>
        <w:t xml:space="preserve">C. </w:t>
      </w:r>
      <w:proofErr w:type="spellStart"/>
      <w:r w:rsidRPr="00B65D15">
        <w:rPr>
          <w:rFonts w:ascii="Times New Roman" w:hAnsi="Times New Roman" w:cs="Times New Roman"/>
          <w:i/>
          <w:iCs/>
          <w:sz w:val="24"/>
          <w:szCs w:val="24"/>
          <w:lang w:val="en-US"/>
        </w:rPr>
        <w:t>acanthoides</w:t>
      </w:r>
      <w:proofErr w:type="spellEnd"/>
      <w:r w:rsidRPr="00B65D15">
        <w:rPr>
          <w:rFonts w:ascii="Times New Roman" w:hAnsi="Times New Roman" w:cs="Times New Roman"/>
          <w:sz w:val="24"/>
          <w:szCs w:val="24"/>
          <w:lang w:val="en-US"/>
        </w:rPr>
        <w:t>. Solid lines indicate the mean relative risk for a given distance, while the dotted line indicate a relative risk of 1. Error bands indicate a 95% bootstrap interval.</w:t>
      </w:r>
    </w:p>
    <w:p w14:paraId="06E568BE" w14:textId="77777777" w:rsidR="001F65F9" w:rsidRDefault="001F65F9">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9D31965" w14:textId="0E904911" w:rsidR="00692DB1" w:rsidRPr="00B65D15" w:rsidRDefault="006B1332" w:rsidP="00302615">
      <w:pPr>
        <w:spacing w:line="480" w:lineRule="auto"/>
        <w:rPr>
          <w:rFonts w:ascii="Times New Roman" w:hAnsi="Times New Roman" w:cs="Times New Roman"/>
          <w:sz w:val="24"/>
          <w:szCs w:val="24"/>
          <w:lang w:val="en-US"/>
        </w:rPr>
      </w:pPr>
      <w:r w:rsidRPr="00B65D15">
        <w:rPr>
          <w:rFonts w:ascii="Times New Roman" w:hAnsi="Times New Roman" w:cs="Times New Roman"/>
          <w:b/>
          <w:bCs/>
          <w:noProof/>
          <w:sz w:val="24"/>
          <w:szCs w:val="24"/>
          <w:lang w:val="en-US"/>
        </w:rPr>
        <w:lastRenderedPageBreak/>
        <w:drawing>
          <wp:inline distT="0" distB="0" distL="0" distR="0" wp14:anchorId="504FCAB8" wp14:editId="7E0581A8">
            <wp:extent cx="5940000" cy="4095000"/>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p>
    <w:p w14:paraId="43257FE9" w14:textId="2C074162" w:rsidR="00692DB1" w:rsidRPr="00B65D15" w:rsidRDefault="006B1332" w:rsidP="00302615">
      <w:pPr>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1</w:t>
      </w:r>
      <w:r w:rsidR="00692DB1" w:rsidRPr="00B65D15">
        <w:rPr>
          <w:rFonts w:ascii="Times New Roman" w:hAnsi="Times New Roman" w:cs="Times New Roman"/>
          <w:b/>
          <w:bCs/>
          <w:sz w:val="24"/>
          <w:szCs w:val="24"/>
          <w:lang w:val="en-US"/>
        </w:rPr>
        <w:br w:type="page"/>
      </w:r>
    </w:p>
    <w:p w14:paraId="251C4462" w14:textId="109DBA4A" w:rsidR="00692DB1" w:rsidRPr="00B65D15" w:rsidRDefault="006B1332" w:rsidP="00302615">
      <w:pPr>
        <w:spacing w:line="480" w:lineRule="auto"/>
        <w:rPr>
          <w:rFonts w:ascii="Times New Roman" w:hAnsi="Times New Roman" w:cs="Times New Roman"/>
          <w:sz w:val="24"/>
          <w:szCs w:val="24"/>
          <w:lang w:val="en-US"/>
        </w:rPr>
      </w:pPr>
      <w:del w:id="480" w:author="Drees, Trevor" w:date="2023-04-06T21:28:00Z">
        <w:r w:rsidRPr="00B65D15" w:rsidDel="00EE1228">
          <w:rPr>
            <w:rFonts w:ascii="Times New Roman" w:hAnsi="Times New Roman" w:cs="Times New Roman"/>
            <w:noProof/>
            <w:sz w:val="24"/>
            <w:szCs w:val="24"/>
            <w:lang w:val="en-US"/>
          </w:rPr>
          <w:lastRenderedPageBreak/>
          <w:drawing>
            <wp:inline distT="0" distB="0" distL="0" distR="0" wp14:anchorId="4DCCE07F" wp14:editId="4AD1DEAF">
              <wp:extent cx="5940000" cy="4095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481" w:author="Drees, Trevor" w:date="2023-04-06T21:28:00Z">
        <w:r w:rsidR="00EE1228">
          <w:rPr>
            <w:rFonts w:ascii="Times New Roman" w:hAnsi="Times New Roman" w:cs="Times New Roman"/>
            <w:noProof/>
            <w:sz w:val="24"/>
            <w:szCs w:val="24"/>
            <w:lang w:val="en-US"/>
          </w:rPr>
          <w:drawing>
            <wp:inline distT="0" distB="0" distL="0" distR="0" wp14:anchorId="5B5E4AFE" wp14:editId="780D3EC2">
              <wp:extent cx="5940000" cy="4093200"/>
              <wp:effectExtent l="0" t="0" r="3810" b="3175"/>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000" cy="4093200"/>
                      </a:xfrm>
                      <a:prstGeom prst="rect">
                        <a:avLst/>
                      </a:prstGeom>
                      <a:noFill/>
                      <a:ln>
                        <a:noFill/>
                      </a:ln>
                    </pic:spPr>
                  </pic:pic>
                </a:graphicData>
              </a:graphic>
            </wp:inline>
          </w:drawing>
        </w:r>
      </w:ins>
    </w:p>
    <w:p w14:paraId="162314A6" w14:textId="7F54709E" w:rsidR="006B1332"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2</w:t>
      </w:r>
    </w:p>
    <w:p w14:paraId="17F5D435" w14:textId="075684BE" w:rsidR="006B1332" w:rsidRPr="00B65D15" w:rsidRDefault="006B1332" w:rsidP="00302615">
      <w:pPr>
        <w:spacing w:line="480" w:lineRule="auto"/>
        <w:rPr>
          <w:rFonts w:ascii="Times New Roman" w:hAnsi="Times New Roman" w:cs="Times New Roman"/>
          <w:sz w:val="24"/>
          <w:szCs w:val="24"/>
          <w:lang w:val="en-US"/>
        </w:rPr>
      </w:pPr>
      <w:del w:id="482" w:author="Drees, Trevor" w:date="2023-04-06T21:29:00Z">
        <w:r w:rsidRPr="00B65D15" w:rsidDel="00EE1228">
          <w:rPr>
            <w:rFonts w:ascii="Times New Roman" w:hAnsi="Times New Roman" w:cs="Times New Roman"/>
            <w:noProof/>
            <w:sz w:val="24"/>
            <w:szCs w:val="24"/>
            <w:lang w:val="en-US"/>
          </w:rPr>
          <w:lastRenderedPageBreak/>
          <w:drawing>
            <wp:inline distT="0" distB="0" distL="0" distR="0" wp14:anchorId="1DD6A895" wp14:editId="6895350C">
              <wp:extent cx="5940000" cy="40950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del>
      <w:ins w:id="483" w:author="Drees, Trevor" w:date="2023-04-06T21:30:00Z">
        <w:r w:rsidR="00EE1228">
          <w:rPr>
            <w:rFonts w:ascii="Times New Roman" w:hAnsi="Times New Roman" w:cs="Times New Roman"/>
            <w:noProof/>
            <w:sz w:val="24"/>
            <w:szCs w:val="24"/>
            <w:lang w:val="en-US"/>
          </w:rPr>
          <w:drawing>
            <wp:inline distT="0" distB="0" distL="0" distR="0" wp14:anchorId="278441BB" wp14:editId="51ED7BDA">
              <wp:extent cx="5940000" cy="4095000"/>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0000" cy="4095000"/>
                      </a:xfrm>
                      <a:prstGeom prst="rect">
                        <a:avLst/>
                      </a:prstGeom>
                      <a:noFill/>
                      <a:ln>
                        <a:noFill/>
                      </a:ln>
                    </pic:spPr>
                  </pic:pic>
                </a:graphicData>
              </a:graphic>
            </wp:inline>
          </w:drawing>
        </w:r>
      </w:ins>
    </w:p>
    <w:p w14:paraId="24CD7FF4" w14:textId="45B36E13" w:rsidR="00692DB1" w:rsidRPr="00B65D15" w:rsidRDefault="006B1332"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3</w:t>
      </w:r>
      <w:r w:rsidR="00692DB1" w:rsidRPr="00B65D15">
        <w:rPr>
          <w:rFonts w:ascii="Times New Roman" w:hAnsi="Times New Roman" w:cs="Times New Roman"/>
          <w:b/>
          <w:bCs/>
          <w:sz w:val="24"/>
          <w:szCs w:val="24"/>
          <w:lang w:val="en-US"/>
        </w:rPr>
        <w:br w:type="page"/>
      </w:r>
      <w:del w:id="484" w:author="Drees, Trevor" w:date="2023-04-08T21:35:00Z">
        <w:r w:rsidRPr="00B65D15" w:rsidDel="009C3504">
          <w:rPr>
            <w:rFonts w:ascii="Times New Roman" w:hAnsi="Times New Roman" w:cs="Times New Roman"/>
            <w:b/>
            <w:bCs/>
            <w:noProof/>
            <w:sz w:val="24"/>
            <w:szCs w:val="24"/>
            <w:lang w:val="en-US"/>
          </w:rPr>
          <w:lastRenderedPageBreak/>
          <w:drawing>
            <wp:inline distT="0" distB="0" distL="0" distR="0" wp14:anchorId="492FD170" wp14:editId="283AF793">
              <wp:extent cx="5040000" cy="6936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485" w:author="Drees, Trevor" w:date="2023-04-08T21:35:00Z">
        <w:r w:rsidR="009C3504">
          <w:rPr>
            <w:rFonts w:ascii="Times New Roman" w:hAnsi="Times New Roman" w:cs="Times New Roman"/>
            <w:b/>
            <w:bCs/>
            <w:noProof/>
            <w:sz w:val="24"/>
            <w:szCs w:val="24"/>
            <w:lang w:val="en-US"/>
          </w:rPr>
          <w:drawing>
            <wp:inline distT="0" distB="0" distL="0" distR="0" wp14:anchorId="03692669" wp14:editId="7F302FFE">
              <wp:extent cx="5040000" cy="693636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539827A8" w14:textId="1BB88FF6"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4</w:t>
      </w:r>
    </w:p>
    <w:p w14:paraId="5E3B9462" w14:textId="451218CA" w:rsidR="00692DB1" w:rsidRPr="00B65D15" w:rsidRDefault="00E43B39" w:rsidP="00302615">
      <w:pPr>
        <w:spacing w:line="480" w:lineRule="auto"/>
        <w:rPr>
          <w:rFonts w:ascii="Times New Roman" w:hAnsi="Times New Roman" w:cs="Times New Roman"/>
          <w:sz w:val="24"/>
          <w:szCs w:val="24"/>
          <w:lang w:val="en-US"/>
        </w:rPr>
      </w:pPr>
      <w:del w:id="486" w:author="Drees, Trevor" w:date="2023-04-08T21:36:00Z">
        <w:r w:rsidRPr="00B65D15" w:rsidDel="009C3504">
          <w:rPr>
            <w:rFonts w:ascii="Times New Roman" w:hAnsi="Times New Roman" w:cs="Times New Roman"/>
            <w:noProof/>
            <w:sz w:val="24"/>
            <w:szCs w:val="24"/>
            <w:lang w:val="en-US"/>
          </w:rPr>
          <w:lastRenderedPageBreak/>
          <w:drawing>
            <wp:inline distT="0" distB="0" distL="0" distR="0" wp14:anchorId="48EF4449" wp14:editId="6464F530">
              <wp:extent cx="5040000" cy="69363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del>
      <w:ins w:id="487" w:author="Drees, Trevor" w:date="2023-04-08T21:37:00Z">
        <w:r w:rsidR="009C3504">
          <w:rPr>
            <w:rFonts w:ascii="Times New Roman" w:hAnsi="Times New Roman" w:cs="Times New Roman"/>
            <w:noProof/>
            <w:sz w:val="24"/>
            <w:szCs w:val="24"/>
            <w:lang w:val="en-US"/>
          </w:rPr>
          <w:drawing>
            <wp:inline distT="0" distB="0" distL="0" distR="0" wp14:anchorId="2874F402" wp14:editId="4D51BA68">
              <wp:extent cx="5040000" cy="6936364"/>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6936364"/>
                      </a:xfrm>
                      <a:prstGeom prst="rect">
                        <a:avLst/>
                      </a:prstGeom>
                      <a:noFill/>
                      <a:ln>
                        <a:noFill/>
                      </a:ln>
                    </pic:spPr>
                  </pic:pic>
                </a:graphicData>
              </a:graphic>
            </wp:inline>
          </w:drawing>
        </w:r>
      </w:ins>
    </w:p>
    <w:p w14:paraId="61E3BF68" w14:textId="3BCFC65C" w:rsidR="007F3C0A" w:rsidRPr="00B65D15" w:rsidRDefault="007F3C0A" w:rsidP="00302615">
      <w:pPr>
        <w:spacing w:line="480" w:lineRule="auto"/>
        <w:rPr>
          <w:rFonts w:ascii="Times New Roman" w:hAnsi="Times New Roman" w:cs="Times New Roman"/>
          <w:b/>
          <w:bCs/>
          <w:sz w:val="24"/>
          <w:szCs w:val="24"/>
          <w:lang w:val="en-US"/>
        </w:rPr>
      </w:pPr>
      <w:r w:rsidRPr="00B65D15">
        <w:rPr>
          <w:rFonts w:ascii="Times New Roman" w:hAnsi="Times New Roman" w:cs="Times New Roman"/>
          <w:b/>
          <w:bCs/>
          <w:sz w:val="24"/>
          <w:szCs w:val="24"/>
          <w:lang w:val="en-US"/>
        </w:rPr>
        <w:t>Figure 5</w:t>
      </w:r>
    </w:p>
    <w:sectPr w:rsidR="007F3C0A" w:rsidRPr="00B65D15" w:rsidSect="00692DB1">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8781F" w14:textId="77777777" w:rsidR="004F4DF3" w:rsidRDefault="004F4DF3" w:rsidP="00BE19E8">
      <w:pPr>
        <w:spacing w:after="0" w:line="240" w:lineRule="auto"/>
      </w:pPr>
      <w:r>
        <w:separator/>
      </w:r>
    </w:p>
  </w:endnote>
  <w:endnote w:type="continuationSeparator" w:id="0">
    <w:p w14:paraId="519F576F" w14:textId="77777777" w:rsidR="004F4DF3" w:rsidRDefault="004F4DF3" w:rsidP="00BE1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136876"/>
      <w:docPartObj>
        <w:docPartGallery w:val="Page Numbers (Bottom of Page)"/>
        <w:docPartUnique/>
      </w:docPartObj>
    </w:sdtPr>
    <w:sdtEndPr>
      <w:rPr>
        <w:noProof/>
      </w:rPr>
    </w:sdtEndPr>
    <w:sdtContent>
      <w:p w14:paraId="6CC6CBA8" w14:textId="05F64054" w:rsidR="00BE19E8" w:rsidRDefault="00BE19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8015D" w14:textId="77777777" w:rsidR="00BE19E8" w:rsidRDefault="00BE1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5C60D" w14:textId="77777777" w:rsidR="004F4DF3" w:rsidRDefault="004F4DF3" w:rsidP="00BE19E8">
      <w:pPr>
        <w:spacing w:after="0" w:line="240" w:lineRule="auto"/>
      </w:pPr>
      <w:r>
        <w:separator/>
      </w:r>
    </w:p>
  </w:footnote>
  <w:footnote w:type="continuationSeparator" w:id="0">
    <w:p w14:paraId="55C4BBCE" w14:textId="77777777" w:rsidR="004F4DF3" w:rsidRDefault="004F4DF3" w:rsidP="00BE1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B0A4C"/>
    <w:multiLevelType w:val="hybridMultilevel"/>
    <w:tmpl w:val="F64EB362"/>
    <w:lvl w:ilvl="0" w:tplc="4268E2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15512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ees, Trevor">
    <w15:presenceInfo w15:providerId="AD" w15:userId="S::thd5066@psu.edu::aadc23d1-8b41-4559-90c4-d93f28846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DB1"/>
    <w:rsid w:val="00002A8C"/>
    <w:rsid w:val="000619E1"/>
    <w:rsid w:val="0008099B"/>
    <w:rsid w:val="000815C5"/>
    <w:rsid w:val="0008594E"/>
    <w:rsid w:val="000E5D80"/>
    <w:rsid w:val="00102C62"/>
    <w:rsid w:val="001120E1"/>
    <w:rsid w:val="00132119"/>
    <w:rsid w:val="00143343"/>
    <w:rsid w:val="00147B6D"/>
    <w:rsid w:val="00154E00"/>
    <w:rsid w:val="001675B1"/>
    <w:rsid w:val="00187A9B"/>
    <w:rsid w:val="00190D85"/>
    <w:rsid w:val="001B1B43"/>
    <w:rsid w:val="001C5A62"/>
    <w:rsid w:val="001D5585"/>
    <w:rsid w:val="001E6F91"/>
    <w:rsid w:val="001F5378"/>
    <w:rsid w:val="001F65F9"/>
    <w:rsid w:val="0028235D"/>
    <w:rsid w:val="002862B4"/>
    <w:rsid w:val="00294C76"/>
    <w:rsid w:val="002974F2"/>
    <w:rsid w:val="002A12E2"/>
    <w:rsid w:val="002B47F1"/>
    <w:rsid w:val="002D03BA"/>
    <w:rsid w:val="002D79E1"/>
    <w:rsid w:val="002F5E5D"/>
    <w:rsid w:val="00300397"/>
    <w:rsid w:val="00302615"/>
    <w:rsid w:val="00306EDF"/>
    <w:rsid w:val="00314034"/>
    <w:rsid w:val="0032379B"/>
    <w:rsid w:val="00343006"/>
    <w:rsid w:val="00393992"/>
    <w:rsid w:val="003A655E"/>
    <w:rsid w:val="003F202D"/>
    <w:rsid w:val="00400543"/>
    <w:rsid w:val="004078FD"/>
    <w:rsid w:val="00425A2B"/>
    <w:rsid w:val="00440DD6"/>
    <w:rsid w:val="00446C96"/>
    <w:rsid w:val="00451878"/>
    <w:rsid w:val="00452357"/>
    <w:rsid w:val="00462D6F"/>
    <w:rsid w:val="00466B08"/>
    <w:rsid w:val="00476DDB"/>
    <w:rsid w:val="004903F7"/>
    <w:rsid w:val="00496819"/>
    <w:rsid w:val="004E422C"/>
    <w:rsid w:val="004F4DF3"/>
    <w:rsid w:val="005106DD"/>
    <w:rsid w:val="00511143"/>
    <w:rsid w:val="005149DC"/>
    <w:rsid w:val="00554EEE"/>
    <w:rsid w:val="005617B1"/>
    <w:rsid w:val="0056717C"/>
    <w:rsid w:val="005818B9"/>
    <w:rsid w:val="00587954"/>
    <w:rsid w:val="00593E4C"/>
    <w:rsid w:val="005A6494"/>
    <w:rsid w:val="005B14D5"/>
    <w:rsid w:val="005C6A10"/>
    <w:rsid w:val="005E5965"/>
    <w:rsid w:val="005F7AA9"/>
    <w:rsid w:val="00607C91"/>
    <w:rsid w:val="006140EA"/>
    <w:rsid w:val="00632432"/>
    <w:rsid w:val="006361BE"/>
    <w:rsid w:val="00642E35"/>
    <w:rsid w:val="00674C4A"/>
    <w:rsid w:val="0068064F"/>
    <w:rsid w:val="006819CB"/>
    <w:rsid w:val="006825DE"/>
    <w:rsid w:val="00692DB1"/>
    <w:rsid w:val="006A17C6"/>
    <w:rsid w:val="006B1332"/>
    <w:rsid w:val="007139D8"/>
    <w:rsid w:val="00746A77"/>
    <w:rsid w:val="007814CB"/>
    <w:rsid w:val="00783F35"/>
    <w:rsid w:val="0079101B"/>
    <w:rsid w:val="007B1A9C"/>
    <w:rsid w:val="007C313F"/>
    <w:rsid w:val="007C4311"/>
    <w:rsid w:val="007D7664"/>
    <w:rsid w:val="007E284D"/>
    <w:rsid w:val="007F3AB3"/>
    <w:rsid w:val="007F3C0A"/>
    <w:rsid w:val="007F4D20"/>
    <w:rsid w:val="00806D55"/>
    <w:rsid w:val="008313D9"/>
    <w:rsid w:val="008443EB"/>
    <w:rsid w:val="00871541"/>
    <w:rsid w:val="00890944"/>
    <w:rsid w:val="00892C90"/>
    <w:rsid w:val="008D5A80"/>
    <w:rsid w:val="008E0941"/>
    <w:rsid w:val="008F2FFF"/>
    <w:rsid w:val="009066D7"/>
    <w:rsid w:val="00964E53"/>
    <w:rsid w:val="00976241"/>
    <w:rsid w:val="0098015A"/>
    <w:rsid w:val="009900B7"/>
    <w:rsid w:val="009A40D2"/>
    <w:rsid w:val="009A4F02"/>
    <w:rsid w:val="009A55C8"/>
    <w:rsid w:val="009B261B"/>
    <w:rsid w:val="009C0D0C"/>
    <w:rsid w:val="009C3504"/>
    <w:rsid w:val="009E64FB"/>
    <w:rsid w:val="009E77BC"/>
    <w:rsid w:val="00A17E7C"/>
    <w:rsid w:val="00A220DD"/>
    <w:rsid w:val="00A3234E"/>
    <w:rsid w:val="00A439AC"/>
    <w:rsid w:val="00A449D9"/>
    <w:rsid w:val="00A47337"/>
    <w:rsid w:val="00A51C32"/>
    <w:rsid w:val="00A56C22"/>
    <w:rsid w:val="00A6230C"/>
    <w:rsid w:val="00A63DC2"/>
    <w:rsid w:val="00A96C75"/>
    <w:rsid w:val="00AA0094"/>
    <w:rsid w:val="00AA5331"/>
    <w:rsid w:val="00AD1841"/>
    <w:rsid w:val="00B1127F"/>
    <w:rsid w:val="00B305EF"/>
    <w:rsid w:val="00B317DF"/>
    <w:rsid w:val="00B53B7B"/>
    <w:rsid w:val="00B54924"/>
    <w:rsid w:val="00B5499F"/>
    <w:rsid w:val="00B55ACF"/>
    <w:rsid w:val="00B65D15"/>
    <w:rsid w:val="00B74061"/>
    <w:rsid w:val="00B82C2B"/>
    <w:rsid w:val="00B96D0B"/>
    <w:rsid w:val="00BA571B"/>
    <w:rsid w:val="00BB17F1"/>
    <w:rsid w:val="00BC3386"/>
    <w:rsid w:val="00BE19E8"/>
    <w:rsid w:val="00BE2C35"/>
    <w:rsid w:val="00BE3B5A"/>
    <w:rsid w:val="00BE6C59"/>
    <w:rsid w:val="00BF013B"/>
    <w:rsid w:val="00C14435"/>
    <w:rsid w:val="00C23C91"/>
    <w:rsid w:val="00C260D0"/>
    <w:rsid w:val="00C335BE"/>
    <w:rsid w:val="00C405F1"/>
    <w:rsid w:val="00C472F5"/>
    <w:rsid w:val="00C566C6"/>
    <w:rsid w:val="00C73859"/>
    <w:rsid w:val="00C96B07"/>
    <w:rsid w:val="00CB0DC7"/>
    <w:rsid w:val="00CB4B6E"/>
    <w:rsid w:val="00CE198F"/>
    <w:rsid w:val="00CF2105"/>
    <w:rsid w:val="00D33067"/>
    <w:rsid w:val="00D830F3"/>
    <w:rsid w:val="00D84166"/>
    <w:rsid w:val="00DA26A9"/>
    <w:rsid w:val="00DB1B4C"/>
    <w:rsid w:val="00DC6D94"/>
    <w:rsid w:val="00DD605B"/>
    <w:rsid w:val="00DD6BAF"/>
    <w:rsid w:val="00DF4607"/>
    <w:rsid w:val="00E041CB"/>
    <w:rsid w:val="00E35790"/>
    <w:rsid w:val="00E43B39"/>
    <w:rsid w:val="00EB56CD"/>
    <w:rsid w:val="00ED15E6"/>
    <w:rsid w:val="00ED2343"/>
    <w:rsid w:val="00EE1228"/>
    <w:rsid w:val="00EE6B43"/>
    <w:rsid w:val="00EF220D"/>
    <w:rsid w:val="00F3278E"/>
    <w:rsid w:val="00F37426"/>
    <w:rsid w:val="00F75BE0"/>
    <w:rsid w:val="00F848AE"/>
    <w:rsid w:val="00FA4CB6"/>
    <w:rsid w:val="00FA5237"/>
    <w:rsid w:val="00FA548A"/>
    <w:rsid w:val="00FA5C4D"/>
    <w:rsid w:val="00FB11C2"/>
    <w:rsid w:val="00FB48CB"/>
    <w:rsid w:val="00FC0C7A"/>
    <w:rsid w:val="00FC7202"/>
    <w:rsid w:val="00FE1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C935C"/>
  <w15:docId w15:val="{199CDDC4-2B66-4758-AA44-7C62F63D4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B1"/>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92DB1"/>
  </w:style>
  <w:style w:type="table" w:styleId="TableGrid">
    <w:name w:val="Table Grid"/>
    <w:basedOn w:val="TableNormal"/>
    <w:uiPriority w:val="39"/>
    <w:rsid w:val="00E43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1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9E8"/>
    <w:rPr>
      <w:lang w:val="en-GB"/>
    </w:rPr>
  </w:style>
  <w:style w:type="paragraph" w:styleId="Footer">
    <w:name w:val="footer"/>
    <w:basedOn w:val="Normal"/>
    <w:link w:val="FooterChar"/>
    <w:uiPriority w:val="99"/>
    <w:unhideWhenUsed/>
    <w:rsid w:val="00BE1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9E8"/>
    <w:rPr>
      <w:lang w:val="en-GB"/>
    </w:rPr>
  </w:style>
  <w:style w:type="character" w:styleId="Hyperlink">
    <w:name w:val="Hyperlink"/>
    <w:basedOn w:val="DefaultParagraphFont"/>
    <w:uiPriority w:val="99"/>
    <w:unhideWhenUsed/>
    <w:rsid w:val="00E041CB"/>
    <w:rPr>
      <w:color w:val="0563C1" w:themeColor="hyperlink"/>
      <w:u w:val="single"/>
    </w:rPr>
  </w:style>
  <w:style w:type="character" w:styleId="UnresolvedMention">
    <w:name w:val="Unresolved Mention"/>
    <w:basedOn w:val="DefaultParagraphFont"/>
    <w:uiPriority w:val="99"/>
    <w:semiHidden/>
    <w:unhideWhenUsed/>
    <w:rsid w:val="00E041CB"/>
    <w:rPr>
      <w:color w:val="605E5C"/>
      <w:shd w:val="clear" w:color="auto" w:fill="E1DFDD"/>
    </w:rPr>
  </w:style>
  <w:style w:type="character" w:styleId="FollowedHyperlink">
    <w:name w:val="FollowedHyperlink"/>
    <w:basedOn w:val="DefaultParagraphFont"/>
    <w:uiPriority w:val="99"/>
    <w:semiHidden/>
    <w:unhideWhenUsed/>
    <w:rsid w:val="00E041CB"/>
    <w:rPr>
      <w:color w:val="954F72" w:themeColor="followedHyperlink"/>
      <w:u w:val="single"/>
    </w:rPr>
  </w:style>
  <w:style w:type="paragraph" w:styleId="ListParagraph">
    <w:name w:val="List Paragraph"/>
    <w:basedOn w:val="Normal"/>
    <w:uiPriority w:val="34"/>
    <w:qFormat/>
    <w:rsid w:val="00E041CB"/>
    <w:pPr>
      <w:ind w:left="720"/>
      <w:contextualSpacing/>
    </w:pPr>
  </w:style>
  <w:style w:type="paragraph" w:styleId="Revision">
    <w:name w:val="Revision"/>
    <w:hidden/>
    <w:uiPriority w:val="99"/>
    <w:semiHidden/>
    <w:rsid w:val="007E284D"/>
    <w:pPr>
      <w:spacing w:after="0" w:line="240" w:lineRule="auto"/>
    </w:pPr>
    <w:rPr>
      <w:lang w:val="en-GB"/>
    </w:rPr>
  </w:style>
  <w:style w:type="character" w:styleId="CommentReference">
    <w:name w:val="annotation reference"/>
    <w:basedOn w:val="DefaultParagraphFont"/>
    <w:uiPriority w:val="99"/>
    <w:semiHidden/>
    <w:unhideWhenUsed/>
    <w:rsid w:val="00BE6C59"/>
    <w:rPr>
      <w:sz w:val="16"/>
      <w:szCs w:val="16"/>
    </w:rPr>
  </w:style>
  <w:style w:type="paragraph" w:styleId="CommentText">
    <w:name w:val="annotation text"/>
    <w:basedOn w:val="Normal"/>
    <w:link w:val="CommentTextChar"/>
    <w:uiPriority w:val="99"/>
    <w:unhideWhenUsed/>
    <w:rsid w:val="00BE6C59"/>
    <w:pPr>
      <w:spacing w:line="240" w:lineRule="auto"/>
    </w:pPr>
    <w:rPr>
      <w:sz w:val="20"/>
      <w:szCs w:val="20"/>
    </w:rPr>
  </w:style>
  <w:style w:type="character" w:customStyle="1" w:styleId="CommentTextChar">
    <w:name w:val="Comment Text Char"/>
    <w:basedOn w:val="DefaultParagraphFont"/>
    <w:link w:val="CommentText"/>
    <w:uiPriority w:val="99"/>
    <w:rsid w:val="00BE6C59"/>
    <w:rPr>
      <w:sz w:val="20"/>
      <w:szCs w:val="20"/>
      <w:lang w:val="en-GB"/>
    </w:rPr>
  </w:style>
  <w:style w:type="paragraph" w:styleId="CommentSubject">
    <w:name w:val="annotation subject"/>
    <w:basedOn w:val="CommentText"/>
    <w:next w:val="CommentText"/>
    <w:link w:val="CommentSubjectChar"/>
    <w:uiPriority w:val="99"/>
    <w:semiHidden/>
    <w:unhideWhenUsed/>
    <w:rsid w:val="00BE6C59"/>
    <w:rPr>
      <w:b/>
      <w:bCs/>
    </w:rPr>
  </w:style>
  <w:style w:type="character" w:customStyle="1" w:styleId="CommentSubjectChar">
    <w:name w:val="Comment Subject Char"/>
    <w:basedOn w:val="CommentTextChar"/>
    <w:link w:val="CommentSubject"/>
    <w:uiPriority w:val="99"/>
    <w:semiHidden/>
    <w:rsid w:val="00BE6C59"/>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TrevorHD/FlowerHeightShifts" TargetMode="External"/><Relationship Id="rId13" Type="http://schemas.openxmlformats.org/officeDocument/2006/relationships/image" Target="media/image5.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image" Target="media/image9.tiff"/><Relationship Id="rId2" Type="http://schemas.openxmlformats.org/officeDocument/2006/relationships/numbering" Target="numbering.xml"/><Relationship Id="rId16" Type="http://schemas.openxmlformats.org/officeDocument/2006/relationships/image" Target="media/image8.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876FE-77F5-4FEA-A038-8332F09DD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5258</TotalTime>
  <Pages>29</Pages>
  <Words>7611</Words>
  <Characters>43383</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Drees, Trevor</dc:creator>
  <cp:keywords/>
  <dc:description/>
  <cp:lastModifiedBy>Drees, Trevor</cp:lastModifiedBy>
  <cp:revision>28</cp:revision>
  <dcterms:created xsi:type="dcterms:W3CDTF">2022-11-06T03:55:00Z</dcterms:created>
  <dcterms:modified xsi:type="dcterms:W3CDTF">2023-04-12T06:12:00Z</dcterms:modified>
</cp:coreProperties>
</file>