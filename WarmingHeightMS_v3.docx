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3676A10C" w:rsidR="00DB3FB9" w:rsidRDefault="00DB3FB9"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Title</w:t>
      </w:r>
    </w:p>
    <w:p w14:paraId="29E1AC15" w14:textId="118AAB44" w:rsidR="00E3504A" w:rsidRPr="00DB11A3" w:rsidRDefault="00E3504A" w:rsidP="00B0072C">
      <w:pPr>
        <w:spacing w:after="120" w:line="240" w:lineRule="auto"/>
        <w:jc w:val="both"/>
        <w:rPr>
          <w:rFonts w:ascii="Times New Roman" w:hAnsi="Times New Roman" w:cs="Times New Roman"/>
          <w:sz w:val="24"/>
          <w:szCs w:val="24"/>
        </w:rPr>
      </w:pPr>
      <w:commentRangeStart w:id="0"/>
      <w:commentRangeStart w:id="1"/>
      <w:r w:rsidRPr="00DB11A3">
        <w:rPr>
          <w:rFonts w:ascii="Times New Roman" w:hAnsi="Times New Roman" w:cs="Times New Roman"/>
          <w:sz w:val="24"/>
          <w:szCs w:val="24"/>
        </w:rPr>
        <w:t xml:space="preserve">Increased temperatures shift flower </w:t>
      </w:r>
      <w:r w:rsidR="00AF1DA7">
        <w:rPr>
          <w:rFonts w:ascii="Times New Roman" w:hAnsi="Times New Roman" w:cs="Times New Roman"/>
          <w:sz w:val="24"/>
          <w:szCs w:val="24"/>
        </w:rPr>
        <w:t xml:space="preserve">head </w:t>
      </w:r>
      <w:r w:rsidRPr="00DB11A3">
        <w:rPr>
          <w:rFonts w:ascii="Times New Roman" w:hAnsi="Times New Roman" w:cs="Times New Roman"/>
          <w:sz w:val="24"/>
          <w:szCs w:val="24"/>
        </w:rPr>
        <w:t xml:space="preserve">height distributions and seed dispersal patterns in </w:t>
      </w:r>
      <w:r w:rsidR="00AF1DA7">
        <w:rPr>
          <w:rFonts w:ascii="Times New Roman" w:hAnsi="Times New Roman" w:cs="Times New Roman"/>
          <w:sz w:val="24"/>
          <w:szCs w:val="24"/>
        </w:rPr>
        <w:t xml:space="preserve">two </w:t>
      </w:r>
      <w:r w:rsidRPr="00DB11A3">
        <w:rPr>
          <w:rFonts w:ascii="Times New Roman" w:hAnsi="Times New Roman" w:cs="Times New Roman"/>
          <w:sz w:val="24"/>
          <w:szCs w:val="24"/>
        </w:rPr>
        <w:t>invasive thistle</w:t>
      </w:r>
      <w:r w:rsidR="00AF1DA7">
        <w:rPr>
          <w:rFonts w:ascii="Times New Roman" w:hAnsi="Times New Roman" w:cs="Times New Roman"/>
          <w:sz w:val="24"/>
          <w:szCs w:val="24"/>
        </w:rPr>
        <w:t xml:space="preserve"> specie</w:t>
      </w:r>
      <w:r w:rsidRPr="00DB11A3">
        <w:rPr>
          <w:rFonts w:ascii="Times New Roman" w:hAnsi="Times New Roman" w:cs="Times New Roman"/>
          <w:sz w:val="24"/>
          <w:szCs w:val="24"/>
        </w:rPr>
        <w:t>s</w:t>
      </w:r>
      <w:commentRangeEnd w:id="0"/>
      <w:r w:rsidR="005501C7">
        <w:rPr>
          <w:rStyle w:val="CommentReference"/>
        </w:rPr>
        <w:commentReference w:id="0"/>
      </w:r>
      <w:commentRangeEnd w:id="1"/>
      <w:r w:rsidR="006C31EA">
        <w:rPr>
          <w:rStyle w:val="CommentReference"/>
        </w:rPr>
        <w:commentReference w:id="1"/>
      </w:r>
    </w:p>
    <w:p w14:paraId="1F2CEF66" w14:textId="77777777" w:rsidR="00E3504A" w:rsidRPr="00DB11A3" w:rsidRDefault="00E3504A" w:rsidP="00B0072C">
      <w:pPr>
        <w:spacing w:after="120" w:line="240" w:lineRule="auto"/>
        <w:jc w:val="both"/>
        <w:rPr>
          <w:rFonts w:ascii="Times New Roman" w:hAnsi="Times New Roman" w:cs="Times New Roman"/>
          <w:b/>
          <w:bCs/>
          <w:sz w:val="24"/>
          <w:szCs w:val="24"/>
        </w:rPr>
      </w:pPr>
    </w:p>
    <w:p w14:paraId="7B6DACF2" w14:textId="58363A29" w:rsidR="00E3504A" w:rsidRDefault="00E3504A" w:rsidP="00B0072C">
      <w:pPr>
        <w:spacing w:after="120" w:line="240" w:lineRule="auto"/>
        <w:jc w:val="both"/>
        <w:rPr>
          <w:rFonts w:ascii="Times New Roman" w:hAnsi="Times New Roman" w:cs="Times New Roman"/>
          <w:b/>
          <w:bCs/>
          <w:sz w:val="32"/>
          <w:szCs w:val="32"/>
        </w:rPr>
      </w:pPr>
      <w:commentRangeStart w:id="2"/>
      <w:commentRangeStart w:id="3"/>
      <w:commentRangeStart w:id="4"/>
      <w:r>
        <w:rPr>
          <w:rFonts w:ascii="Times New Roman" w:hAnsi="Times New Roman" w:cs="Times New Roman"/>
          <w:b/>
          <w:bCs/>
          <w:sz w:val="32"/>
          <w:szCs w:val="32"/>
        </w:rPr>
        <w:t>Authors</w:t>
      </w:r>
      <w:commentRangeEnd w:id="2"/>
      <w:r>
        <w:rPr>
          <w:rStyle w:val="CommentReference"/>
        </w:rPr>
        <w:commentReference w:id="2"/>
      </w:r>
      <w:commentRangeEnd w:id="3"/>
      <w:r w:rsidR="00DB11A3">
        <w:rPr>
          <w:rStyle w:val="CommentReference"/>
        </w:rPr>
        <w:commentReference w:id="3"/>
      </w:r>
      <w:commentRangeEnd w:id="4"/>
      <w:r w:rsidR="00873641">
        <w:rPr>
          <w:rStyle w:val="CommentReference"/>
        </w:rPr>
        <w:commentReference w:id="4"/>
      </w:r>
    </w:p>
    <w:p w14:paraId="0A30CDFA" w14:textId="6CF7FD85" w:rsidR="00DB3FB9" w:rsidRDefault="00E3504A" w:rsidP="00B0072C">
      <w:pPr>
        <w:spacing w:after="120" w:line="240" w:lineRule="auto"/>
        <w:jc w:val="both"/>
        <w:rPr>
          <w:rFonts w:ascii="Times New Roman" w:hAnsi="Times New Roman" w:cs="Times New Roman"/>
          <w:sz w:val="24"/>
          <w:szCs w:val="24"/>
        </w:rPr>
      </w:pPr>
      <w:r w:rsidRPr="00DB11A3">
        <w:rPr>
          <w:rFonts w:ascii="Times New Roman" w:hAnsi="Times New Roman" w:cs="Times New Roman"/>
          <w:sz w:val="24"/>
          <w:szCs w:val="24"/>
        </w:rPr>
        <w:t>Trevor Drees</w:t>
      </w:r>
      <w:r w:rsidRPr="00DB11A3">
        <w:rPr>
          <w:rFonts w:ascii="Times New Roman" w:hAnsi="Times New Roman" w:cs="Times New Roman"/>
          <w:sz w:val="24"/>
          <w:szCs w:val="24"/>
          <w:vertAlign w:val="superscript"/>
        </w:rPr>
        <w:t>1</w:t>
      </w:r>
      <w:r w:rsidRPr="00DB11A3">
        <w:rPr>
          <w:rFonts w:ascii="Times New Roman" w:hAnsi="Times New Roman" w:cs="Times New Roman"/>
          <w:sz w:val="24"/>
          <w:szCs w:val="24"/>
        </w:rPr>
        <w:t xml:space="preserve">, </w:t>
      </w:r>
      <w:proofErr w:type="spellStart"/>
      <w:r w:rsidRPr="00DB11A3">
        <w:rPr>
          <w:rFonts w:ascii="Times New Roman" w:hAnsi="Times New Roman" w:cs="Times New Roman"/>
          <w:sz w:val="24"/>
          <w:szCs w:val="24"/>
        </w:rPr>
        <w:t>Katriona</w:t>
      </w:r>
      <w:proofErr w:type="spellEnd"/>
      <w:r w:rsidRPr="00DB11A3">
        <w:rPr>
          <w:rFonts w:ascii="Times New Roman" w:hAnsi="Times New Roman" w:cs="Times New Roman"/>
          <w:sz w:val="24"/>
          <w:szCs w:val="24"/>
        </w:rPr>
        <w:t xml:space="preserve"> Shea</w:t>
      </w:r>
      <w:r w:rsidRPr="00DB11A3">
        <w:rPr>
          <w:rFonts w:ascii="Times New Roman" w:hAnsi="Times New Roman" w:cs="Times New Roman"/>
          <w:sz w:val="24"/>
          <w:szCs w:val="24"/>
          <w:vertAlign w:val="superscript"/>
        </w:rPr>
        <w:t>1</w:t>
      </w:r>
    </w:p>
    <w:p w14:paraId="33769AE8" w14:textId="6821803C" w:rsidR="00E3504A" w:rsidRDefault="00E3504A" w:rsidP="00B0072C">
      <w:pPr>
        <w:spacing w:after="120" w:line="240" w:lineRule="auto"/>
        <w:jc w:val="both"/>
        <w:rPr>
          <w:rFonts w:ascii="Times New Roman" w:hAnsi="Times New Roman" w:cs="Times New Roman"/>
          <w:sz w:val="24"/>
          <w:szCs w:val="24"/>
        </w:rPr>
      </w:pPr>
    </w:p>
    <w:p w14:paraId="2F66E765" w14:textId="51496BEC" w:rsidR="00E3504A" w:rsidRDefault="00E3504A" w:rsidP="00E3504A">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Author Affiliations</w:t>
      </w:r>
    </w:p>
    <w:p w14:paraId="68416259" w14:textId="1A2C0062" w:rsidR="00E3504A" w:rsidRPr="00DB11A3" w:rsidRDefault="00E3504A" w:rsidP="00153231">
      <w:pPr>
        <w:spacing w:after="120" w:line="240" w:lineRule="auto"/>
        <w:jc w:val="both"/>
        <w:rPr>
          <w:rFonts w:ascii="Times New Roman" w:hAnsi="Times New Roman" w:cs="Times New Roman"/>
          <w:sz w:val="24"/>
          <w:szCs w:val="24"/>
        </w:rPr>
      </w:pPr>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DB11A3">
        <w:rPr>
          <w:rFonts w:ascii="Times New Roman" w:hAnsi="Times New Roman" w:cs="Times New Roman"/>
          <w:sz w:val="24"/>
          <w:szCs w:val="24"/>
        </w:rPr>
        <w:t xml:space="preserve">Department of Biology, </w:t>
      </w:r>
      <w:r w:rsidR="00DB11A3">
        <w:rPr>
          <w:rFonts w:ascii="Times New Roman" w:hAnsi="Times New Roman" w:cs="Times New Roman"/>
          <w:sz w:val="24"/>
          <w:szCs w:val="24"/>
        </w:rPr>
        <w:t xml:space="preserve">and IGDP in Ecology, The </w:t>
      </w:r>
      <w:r w:rsidRPr="00DB11A3">
        <w:rPr>
          <w:rFonts w:ascii="Times New Roman" w:hAnsi="Times New Roman" w:cs="Times New Roman"/>
          <w:sz w:val="24"/>
          <w:szCs w:val="24"/>
        </w:rPr>
        <w:t>Pennsylvania State University</w:t>
      </w:r>
    </w:p>
    <w:p w14:paraId="1E1A88A0" w14:textId="77777777" w:rsidR="00E3504A" w:rsidRPr="00DB11A3" w:rsidRDefault="00E3504A" w:rsidP="00B0072C">
      <w:pPr>
        <w:spacing w:after="120" w:line="240" w:lineRule="auto"/>
        <w:jc w:val="both"/>
        <w:rPr>
          <w:rFonts w:ascii="Times New Roman" w:hAnsi="Times New Roman" w:cs="Times New Roman"/>
          <w:b/>
          <w:bCs/>
          <w:sz w:val="24"/>
          <w:szCs w:val="24"/>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5A18C4F9"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r w:rsidR="005501C7">
        <w:rPr>
          <w:rFonts w:ascii="Times New Roman" w:hAnsi="Times New Roman" w:cs="Times New Roman"/>
          <w:sz w:val="24"/>
          <w:szCs w:val="24"/>
        </w:rPr>
        <w:t>, which</w:t>
      </w:r>
      <w:r w:rsidR="008264D8">
        <w:rPr>
          <w:rFonts w:ascii="Times New Roman" w:hAnsi="Times New Roman" w:cs="Times New Roman"/>
          <w:sz w:val="24"/>
          <w:szCs w:val="24"/>
        </w:rPr>
        <w:t xml:space="preserve"> </w:t>
      </w:r>
      <w:r w:rsidRPr="00B0072C">
        <w:rPr>
          <w:rFonts w:ascii="Times New Roman" w:hAnsi="Times New Roman" w:cs="Times New Roman"/>
          <w:sz w:val="24"/>
          <w:szCs w:val="24"/>
        </w:rPr>
        <w:t>may in turn affect how species spread across a landscape</w:t>
      </w:r>
      <w:r w:rsidR="008264D8">
        <w:rPr>
          <w:rFonts w:ascii="Times New Roman" w:hAnsi="Times New Roman" w:cs="Times New Roman"/>
          <w:sz w:val="24"/>
          <w:szCs w:val="24"/>
        </w:rPr>
        <w:t xml:space="preserve">, with </w:t>
      </w:r>
      <w:r w:rsidR="00523947">
        <w:rPr>
          <w:rFonts w:ascii="Times New Roman" w:hAnsi="Times New Roman" w:cs="Times New Roman"/>
          <w:sz w:val="24"/>
          <w:szCs w:val="24"/>
        </w:rPr>
        <w:t>important</w:t>
      </w:r>
      <w:r w:rsidR="008264D8">
        <w:rPr>
          <w:rFonts w:ascii="Times New Roman" w:hAnsi="Times New Roman" w:cs="Times New Roman"/>
          <w:sz w:val="24"/>
          <w:szCs w:val="24"/>
        </w:rPr>
        <w:t xml:space="preserve"> implications for models of population spread</w:t>
      </w:r>
      <w:r w:rsidR="00DA40C5">
        <w:rPr>
          <w:rFonts w:ascii="Times New Roman" w:hAnsi="Times New Roman" w:cs="Times New Roman"/>
          <w:sz w:val="24"/>
          <w:szCs w:val="24"/>
        </w:rPr>
        <w:t xml:space="preserve"> and species management</w:t>
      </w:r>
      <w:r w:rsidRPr="00B0072C">
        <w:rPr>
          <w:rFonts w:ascii="Times New Roman" w:hAnsi="Times New Roman" w:cs="Times New Roman"/>
          <w:sz w:val="24"/>
          <w:szCs w:val="24"/>
        </w:rPr>
        <w:t>. Wind dispersed plants have emerged as a useful study system for investigating the effects of climate change on dispersal</w:t>
      </w:r>
      <w:r w:rsidR="008264D8">
        <w:rPr>
          <w:rFonts w:ascii="Times New Roman" w:hAnsi="Times New Roman" w:cs="Times New Roman"/>
          <w:sz w:val="24"/>
          <w:szCs w:val="24"/>
        </w:rPr>
        <w:t>, but</w:t>
      </w:r>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r w:rsidR="008264D8">
        <w:rPr>
          <w:rFonts w:ascii="Times New Roman" w:hAnsi="Times New Roman" w:cs="Times New Roman"/>
          <w:sz w:val="24"/>
          <w:szCs w:val="24"/>
        </w:rPr>
        <w:t xml:space="preserve"> </w:t>
      </w:r>
      <w:r w:rsidR="005501C7">
        <w:rPr>
          <w:rFonts w:ascii="Times New Roman" w:hAnsi="Times New Roman" w:cs="Times New Roman"/>
          <w:sz w:val="24"/>
          <w:szCs w:val="24"/>
        </w:rPr>
        <w:t xml:space="preserve">and modelled </w:t>
      </w:r>
      <w:r w:rsidRPr="00B0072C">
        <w:rPr>
          <w:rFonts w:ascii="Times New Roman" w:hAnsi="Times New Roman" w:cs="Times New Roman"/>
          <w:sz w:val="24"/>
          <w:szCs w:val="24"/>
        </w:rPr>
        <w:t xml:space="preserve">wind dispersal, </w:t>
      </w:r>
      <w:r w:rsidR="00523947">
        <w:rPr>
          <w:rFonts w:ascii="Times New Roman" w:hAnsi="Times New Roman" w:cs="Times New Roman"/>
          <w:sz w:val="24"/>
          <w:szCs w:val="24"/>
        </w:rPr>
        <w:t xml:space="preserve">such </w:t>
      </w:r>
      <w:r w:rsidR="005501C7">
        <w:rPr>
          <w:rFonts w:ascii="Times New Roman" w:hAnsi="Times New Roman" w:cs="Times New Roman"/>
          <w:sz w:val="24"/>
          <w:szCs w:val="24"/>
        </w:rPr>
        <w:t>models</w:t>
      </w:r>
      <w:r w:rsidR="005501C7" w:rsidRPr="00B0072C">
        <w:rPr>
          <w:rFonts w:ascii="Times New Roman" w:hAnsi="Times New Roman" w:cs="Times New Roman"/>
          <w:sz w:val="24"/>
          <w:szCs w:val="24"/>
        </w:rPr>
        <w:t xml:space="preserve"> </w:t>
      </w:r>
      <w:r w:rsidRPr="00B0072C">
        <w:rPr>
          <w:rFonts w:ascii="Times New Roman" w:hAnsi="Times New Roman" w:cs="Times New Roman"/>
          <w:sz w:val="24"/>
          <w:szCs w:val="24"/>
        </w:rPr>
        <w:t>often assume that propagules are released from only a single point on an individual. This simplifying assumption, while useful, has the potential to over- or under-estimate dispersal</w:t>
      </w:r>
      <w:r w:rsidR="008264D8">
        <w:rPr>
          <w:rFonts w:ascii="Times New Roman" w:hAnsi="Times New Roman" w:cs="Times New Roman"/>
          <w:sz w:val="24"/>
          <w:szCs w:val="24"/>
        </w:rPr>
        <w:t xml:space="preserve"> depending on plant morphology</w:t>
      </w:r>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r w:rsidR="00E3504A">
        <w:rPr>
          <w:rFonts w:ascii="Times New Roman" w:hAnsi="Times New Roman" w:cs="Times New Roman"/>
          <w:i/>
          <w:iCs/>
          <w:sz w:val="24"/>
          <w:szCs w:val="24"/>
        </w:rPr>
        <w:t>arduus</w:t>
      </w:r>
      <w:r w:rsidR="00513BEA" w:rsidRPr="00B84E1B">
        <w:rPr>
          <w:rFonts w:ascii="Times New Roman" w:hAnsi="Times New Roman" w:cs="Times New Roman"/>
          <w:i/>
          <w:iCs/>
          <w:sz w:val="24"/>
          <w:szCs w:val="24"/>
        </w:rPr>
        <w:t xml:space="preserve">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r w:rsidR="00B84E1B">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r w:rsidR="00B84E1B">
        <w:rPr>
          <w:rFonts w:ascii="Times New Roman" w:hAnsi="Times New Roman" w:cs="Times New Roman"/>
          <w:sz w:val="24"/>
          <w:szCs w:val="24"/>
        </w:rPr>
        <w:t xml:space="preserve"> head</w:t>
      </w:r>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23D3AA6B"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r w:rsidR="00B84E1B">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by </w:t>
      </w:r>
      <w:r w:rsidR="002A0EE4">
        <w:rPr>
          <w:rFonts w:ascii="Times New Roman" w:hAnsi="Times New Roman" w:cs="Times New Roman"/>
          <w:sz w:val="24"/>
          <w:szCs w:val="24"/>
        </w:rPr>
        <w:t>14.1</w:t>
      </w:r>
      <w:r w:rsidRPr="00B0072C">
        <w:rPr>
          <w:rFonts w:ascii="Times New Roman" w:hAnsi="Times New Roman" w:cs="Times New Roman"/>
          <w:sz w:val="24"/>
          <w:szCs w:val="24"/>
        </w:rPr>
        <w:t xml:space="preserve"> cm (</w:t>
      </w:r>
      <w:r w:rsidR="002A0EE4">
        <w:rPr>
          <w:rFonts w:ascii="Times New Roman" w:hAnsi="Times New Roman" w:cs="Times New Roman"/>
          <w:sz w:val="24"/>
          <w:szCs w:val="24"/>
        </w:rPr>
        <w:t>15.0</w:t>
      </w:r>
      <w:r w:rsidRPr="00B0072C">
        <w:rPr>
          <w:rFonts w:ascii="Times New Roman" w:hAnsi="Times New Roman" w:cs="Times New Roman"/>
          <w:sz w:val="24"/>
          <w:szCs w:val="24"/>
        </w:rPr>
        <w:t xml:space="preserve">%) and </w:t>
      </w:r>
      <w:r w:rsidR="00022A45">
        <w:rPr>
          <w:rFonts w:ascii="Times New Roman" w:hAnsi="Times New Roman" w:cs="Times New Roman"/>
          <w:sz w:val="24"/>
          <w:szCs w:val="24"/>
        </w:rPr>
        <w:t>14.0</w:t>
      </w:r>
      <w:r w:rsidRPr="00B0072C">
        <w:rPr>
          <w:rFonts w:ascii="Times New Roman" w:hAnsi="Times New Roman" w:cs="Times New Roman"/>
          <w:sz w:val="24"/>
          <w:szCs w:val="24"/>
        </w:rPr>
        <w:t xml:space="preserve"> cm (1</w:t>
      </w:r>
      <w:r w:rsidR="00022A45">
        <w:rPr>
          <w:rFonts w:ascii="Times New Roman" w:hAnsi="Times New Roman" w:cs="Times New Roman"/>
          <w:sz w:val="24"/>
          <w:szCs w:val="24"/>
        </w:rPr>
        <w:t>3.2</w:t>
      </w:r>
      <w:r w:rsidRPr="00B0072C">
        <w:rPr>
          <w:rFonts w:ascii="Times New Roman" w:hAnsi="Times New Roman" w:cs="Times New Roman"/>
          <w:sz w:val="24"/>
          <w:szCs w:val="24"/>
        </w:rPr>
        <w:t xml:space="preserve">%), respectively; larger mean and maximum flower </w:t>
      </w:r>
      <w:r w:rsidR="00B84E1B">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 increases of </w:t>
      </w:r>
      <w:r w:rsidR="002A0EE4">
        <w:rPr>
          <w:rFonts w:ascii="Times New Roman" w:hAnsi="Times New Roman" w:cs="Times New Roman"/>
          <w:sz w:val="24"/>
          <w:szCs w:val="24"/>
        </w:rPr>
        <w:t>21.2</w:t>
      </w:r>
      <w:r w:rsidRPr="00B0072C">
        <w:rPr>
          <w:rFonts w:ascii="Times New Roman" w:hAnsi="Times New Roman" w:cs="Times New Roman"/>
          <w:sz w:val="24"/>
          <w:szCs w:val="24"/>
        </w:rPr>
        <w:t xml:space="preserve"> cm (</w:t>
      </w:r>
      <w:r w:rsidR="002A0EE4">
        <w:rPr>
          <w:rFonts w:ascii="Times New Roman" w:hAnsi="Times New Roman" w:cs="Times New Roman"/>
          <w:sz w:val="24"/>
          <w:szCs w:val="24"/>
        </w:rPr>
        <w:t>26.6</w:t>
      </w:r>
      <w:r w:rsidRPr="00B0072C">
        <w:rPr>
          <w:rFonts w:ascii="Times New Roman" w:hAnsi="Times New Roman" w:cs="Times New Roman"/>
          <w:sz w:val="24"/>
          <w:szCs w:val="24"/>
        </w:rPr>
        <w:t>%) and 31.</w:t>
      </w:r>
      <w:r w:rsidR="002A0EE4">
        <w:rPr>
          <w:rFonts w:ascii="Times New Roman" w:hAnsi="Times New Roman" w:cs="Times New Roman"/>
          <w:sz w:val="24"/>
          <w:szCs w:val="24"/>
        </w:rPr>
        <w:t>8</w:t>
      </w:r>
      <w:r w:rsidR="002A0EE4" w:rsidRPr="00B0072C">
        <w:rPr>
          <w:rFonts w:ascii="Times New Roman" w:hAnsi="Times New Roman" w:cs="Times New Roman"/>
          <w:sz w:val="24"/>
          <w:szCs w:val="24"/>
        </w:rPr>
        <w:t xml:space="preserve"> </w:t>
      </w:r>
      <w:r w:rsidRPr="00B0072C">
        <w:rPr>
          <w:rFonts w:ascii="Times New Roman" w:hAnsi="Times New Roman" w:cs="Times New Roman"/>
          <w:sz w:val="24"/>
          <w:szCs w:val="24"/>
        </w:rPr>
        <w:t>cm (</w:t>
      </w:r>
      <w:r w:rsidR="002A0EE4">
        <w:rPr>
          <w:rFonts w:ascii="Times New Roman" w:hAnsi="Times New Roman" w:cs="Times New Roman"/>
          <w:sz w:val="24"/>
          <w:szCs w:val="24"/>
        </w:rPr>
        <w:t>36.7</w:t>
      </w:r>
      <w:r w:rsidRPr="00B0072C">
        <w:rPr>
          <w:rFonts w:ascii="Times New Roman" w:hAnsi="Times New Roman" w:cs="Times New Roman"/>
          <w:sz w:val="24"/>
          <w:szCs w:val="24"/>
        </w:rPr>
        <w:t xml:space="preserve">%) were observed in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from warmed individuals were more likely to exceed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w:t>
      </w:r>
      <w:r w:rsidR="00C66E73">
        <w:rPr>
          <w:rFonts w:ascii="Times New Roman" w:hAnsi="Times New Roman" w:cs="Times New Roman"/>
          <w:sz w:val="24"/>
          <w:szCs w:val="24"/>
        </w:rPr>
        <w:t>3</w:t>
      </w:r>
      <w:r w:rsidR="00C66E73">
        <w:rPr>
          <w:rFonts w:ascii="Times New Roman" w:hAnsi="Times New Roman" w:cs="Times New Roman"/>
          <w:sz w:val="24"/>
          <w:szCs w:val="24"/>
        </w:rPr>
        <w:t>6</w:t>
      </w:r>
      <w:r w:rsidR="00C66E73"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and </w:t>
      </w:r>
      <w:r w:rsidR="00022A45">
        <w:rPr>
          <w:rFonts w:ascii="Times New Roman" w:hAnsi="Times New Roman" w:cs="Times New Roman"/>
          <w:sz w:val="24"/>
          <w:szCs w:val="24"/>
        </w:rPr>
        <w:t>1.</w:t>
      </w:r>
      <w:r w:rsidR="00C66E73">
        <w:rPr>
          <w:rFonts w:ascii="Times New Roman" w:hAnsi="Times New Roman" w:cs="Times New Roman"/>
          <w:sz w:val="24"/>
          <w:szCs w:val="24"/>
        </w:rPr>
        <w:t>7</w:t>
      </w:r>
      <w:r w:rsidR="00C66E73">
        <w:rPr>
          <w:rFonts w:ascii="Times New Roman" w:hAnsi="Times New Roman" w:cs="Times New Roman"/>
          <w:sz w:val="24"/>
          <w:szCs w:val="24"/>
        </w:rPr>
        <w:t>0</w:t>
      </w:r>
      <w:r w:rsidR="00C66E73"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times as likely, respectively, to travel </w:t>
      </w:r>
      <w:r w:rsidR="00022A45">
        <w:rPr>
          <w:rFonts w:ascii="Times New Roman" w:hAnsi="Times New Roman" w:cs="Times New Roman"/>
          <w:sz w:val="24"/>
          <w:szCs w:val="24"/>
        </w:rPr>
        <w:t>1</w:t>
      </w:r>
      <w:r w:rsidR="00022A45" w:rsidRPr="00B0072C">
        <w:rPr>
          <w:rFonts w:ascii="Times New Roman" w:hAnsi="Times New Roman" w:cs="Times New Roman"/>
          <w:sz w:val="24"/>
          <w:szCs w:val="24"/>
        </w:rPr>
        <w:t xml:space="preserve">0 </w:t>
      </w:r>
      <w:r w:rsidRPr="00B0072C">
        <w:rPr>
          <w:rFonts w:ascii="Times New Roman" w:hAnsi="Times New Roman" w:cs="Times New Roman"/>
          <w:sz w:val="24"/>
          <w:szCs w:val="24"/>
        </w:rPr>
        <w:t>m or more, with this disparity becoming stronger at longer dispersal distances. Long-distance dispersal events were</w:t>
      </w:r>
      <w:r w:rsidR="00022A45">
        <w:rPr>
          <w:rFonts w:ascii="Times New Roman" w:hAnsi="Times New Roman" w:cs="Times New Roman"/>
          <w:sz w:val="24"/>
          <w:szCs w:val="24"/>
        </w:rPr>
        <w:t xml:space="preserve"> more</w:t>
      </w:r>
      <w:r w:rsidRPr="00B0072C">
        <w:rPr>
          <w:rFonts w:ascii="Times New Roman" w:hAnsi="Times New Roman" w:cs="Times New Roman"/>
          <w:sz w:val="24"/>
          <w:szCs w:val="24"/>
        </w:rPr>
        <w:t xml:space="preserve"> likely to occur when kernels </w:t>
      </w:r>
      <w:r w:rsidR="00523947">
        <w:rPr>
          <w:rFonts w:ascii="Times New Roman" w:hAnsi="Times New Roman" w:cs="Times New Roman"/>
          <w:sz w:val="24"/>
          <w:szCs w:val="24"/>
        </w:rPr>
        <w:t>were derived with the common assumption that</w:t>
      </w:r>
      <w:r w:rsidRPr="00B0072C">
        <w:rPr>
          <w:rFonts w:ascii="Times New Roman" w:hAnsi="Times New Roman" w:cs="Times New Roman"/>
          <w:sz w:val="24"/>
          <w:szCs w:val="24"/>
        </w:rPr>
        <w:t xml:space="preserve"> all seeds are released from the maximum height, </w:t>
      </w:r>
      <w:proofErr w:type="gramStart"/>
      <w:r w:rsidR="00022A45">
        <w:rPr>
          <w:rFonts w:ascii="Times New Roman" w:hAnsi="Times New Roman" w:cs="Times New Roman"/>
          <w:sz w:val="24"/>
          <w:szCs w:val="24"/>
        </w:rPr>
        <w:t>than</w:t>
      </w:r>
      <w:proofErr w:type="gramEnd"/>
      <w:r w:rsidR="00022A45">
        <w:rPr>
          <w:rFonts w:ascii="Times New Roman" w:hAnsi="Times New Roman" w:cs="Times New Roman"/>
          <w:sz w:val="24"/>
          <w:szCs w:val="24"/>
        </w:rPr>
        <w:t xml:space="preserve"> when </w:t>
      </w:r>
      <w:r w:rsidR="00022A45" w:rsidRPr="00B0072C">
        <w:rPr>
          <w:rFonts w:ascii="Times New Roman" w:hAnsi="Times New Roman" w:cs="Times New Roman"/>
          <w:sz w:val="24"/>
          <w:szCs w:val="24"/>
        </w:rPr>
        <w:t>consider</w:t>
      </w:r>
      <w:r w:rsidR="00022A45">
        <w:rPr>
          <w:rFonts w:ascii="Times New Roman" w:hAnsi="Times New Roman" w:cs="Times New Roman"/>
          <w:sz w:val="24"/>
          <w:szCs w:val="24"/>
        </w:rPr>
        <w:t>ing</w:t>
      </w:r>
      <w:r w:rsidR="00022A45" w:rsidRPr="00B0072C">
        <w:rPr>
          <w:rFonts w:ascii="Times New Roman" w:hAnsi="Times New Roman" w:cs="Times New Roman"/>
          <w:sz w:val="24"/>
          <w:szCs w:val="24"/>
        </w:rPr>
        <w:t xml:space="preserve"> the entire flower</w:t>
      </w:r>
      <w:r w:rsidR="00022A45">
        <w:rPr>
          <w:rFonts w:ascii="Times New Roman" w:hAnsi="Times New Roman" w:cs="Times New Roman"/>
          <w:sz w:val="24"/>
          <w:szCs w:val="24"/>
        </w:rPr>
        <w:t xml:space="preserve"> head</w:t>
      </w:r>
      <w:r w:rsidR="00022A45" w:rsidRPr="00B0072C">
        <w:rPr>
          <w:rFonts w:ascii="Times New Roman" w:hAnsi="Times New Roman" w:cs="Times New Roman"/>
          <w:sz w:val="24"/>
          <w:szCs w:val="24"/>
        </w:rPr>
        <w:t xml:space="preserve"> height distribution</w:t>
      </w:r>
      <w:r w:rsidRPr="00B0072C">
        <w:rPr>
          <w:rFonts w:ascii="Times New Roman" w:hAnsi="Times New Roman" w:cs="Times New Roman"/>
          <w:sz w:val="24"/>
          <w:szCs w:val="24"/>
        </w:rPr>
        <w:t xml:space="preserve">.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w:t>
      </w:r>
      <w:r w:rsidR="00654B67">
        <w:rPr>
          <w:rFonts w:ascii="Times New Roman" w:hAnsi="Times New Roman" w:cs="Times New Roman"/>
          <w:sz w:val="24"/>
          <w:szCs w:val="24"/>
        </w:rPr>
        <w:t>.  Spread</w:t>
      </w:r>
      <w:r w:rsidRPr="00B0072C">
        <w:rPr>
          <w:rFonts w:ascii="Times New Roman" w:hAnsi="Times New Roman" w:cs="Times New Roman"/>
          <w:sz w:val="24"/>
          <w:szCs w:val="24"/>
        </w:rPr>
        <w:t xml:space="preserve"> models are often sensitive to long-distance dispersal events</w:t>
      </w:r>
      <w:r w:rsidR="00654B67">
        <w:rPr>
          <w:rFonts w:ascii="Times New Roman" w:hAnsi="Times New Roman" w:cs="Times New Roman"/>
          <w:sz w:val="24"/>
          <w:szCs w:val="24"/>
        </w:rPr>
        <w:t>,</w:t>
      </w:r>
      <w:r w:rsidRPr="00B0072C">
        <w:rPr>
          <w:rFonts w:ascii="Times New Roman" w:hAnsi="Times New Roman" w:cs="Times New Roman"/>
          <w:sz w:val="24"/>
          <w:szCs w:val="24"/>
        </w:rPr>
        <w:t xml:space="preserve">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commentRangeStart w:id="5"/>
      <w:r w:rsidRPr="008E002A">
        <w:rPr>
          <w:rFonts w:ascii="Times New Roman" w:hAnsi="Times New Roman" w:cs="Times New Roman"/>
          <w:b/>
          <w:bCs/>
          <w:sz w:val="32"/>
          <w:szCs w:val="32"/>
        </w:rPr>
        <w:lastRenderedPageBreak/>
        <w:t>Introduction</w:t>
      </w:r>
      <w:commentRangeEnd w:id="5"/>
      <w:r w:rsidR="00400ABB">
        <w:rPr>
          <w:rStyle w:val="CommentReference"/>
        </w:rPr>
        <w:commentReference w:id="5"/>
      </w:r>
    </w:p>
    <w:p w14:paraId="797CE0CC" w14:textId="55449169" w:rsidR="004D23FD" w:rsidRDefault="004D23FD" w:rsidP="00283B6D">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For plants, the</w:t>
      </w:r>
      <w:r w:rsidR="005A5820">
        <w:rPr>
          <w:rFonts w:ascii="Times New Roman" w:hAnsi="Times New Roman" w:cs="Times New Roman"/>
          <w:sz w:val="24"/>
          <w:szCs w:val="24"/>
        </w:rPr>
        <w:t xml:space="preserve"> short window </w:t>
      </w:r>
      <w:r w:rsidR="007866A9">
        <w:rPr>
          <w:rFonts w:ascii="Times New Roman" w:hAnsi="Times New Roman" w:cs="Times New Roman"/>
          <w:sz w:val="24"/>
          <w:szCs w:val="24"/>
        </w:rPr>
        <w:t>of time in which</w:t>
      </w:r>
      <w:r>
        <w:rPr>
          <w:rFonts w:ascii="Times New Roman" w:hAnsi="Times New Roman" w:cs="Times New Roman"/>
          <w:sz w:val="24"/>
          <w:szCs w:val="24"/>
        </w:rPr>
        <w:t xml:space="preserve"> </w:t>
      </w:r>
      <w:proofErr w:type="gramStart"/>
      <w:r>
        <w:rPr>
          <w:rFonts w:ascii="Times New Roman" w:hAnsi="Times New Roman" w:cs="Times New Roman"/>
          <w:sz w:val="24"/>
          <w:szCs w:val="24"/>
        </w:rPr>
        <w:t>seed</w:t>
      </w:r>
      <w:proofErr w:type="gramEnd"/>
      <w:r w:rsidR="005A5820">
        <w:rPr>
          <w:rFonts w:ascii="Times New Roman" w:hAnsi="Times New Roman" w:cs="Times New Roman"/>
          <w:sz w:val="24"/>
          <w:szCs w:val="24"/>
        </w:rPr>
        <w:t xml:space="preserve"> or </w:t>
      </w:r>
      <w:r>
        <w:rPr>
          <w:rFonts w:ascii="Times New Roman" w:hAnsi="Times New Roman" w:cs="Times New Roman"/>
          <w:sz w:val="24"/>
          <w:szCs w:val="24"/>
        </w:rPr>
        <w:t xml:space="preserve">propagule </w:t>
      </w:r>
      <w:r w:rsidR="005A5820">
        <w:rPr>
          <w:rFonts w:ascii="Times New Roman" w:hAnsi="Times New Roman" w:cs="Times New Roman"/>
          <w:sz w:val="24"/>
          <w:szCs w:val="24"/>
        </w:rPr>
        <w:t>dispersal</w:t>
      </w:r>
      <w:r>
        <w:rPr>
          <w:rFonts w:ascii="Times New Roman" w:hAnsi="Times New Roman" w:cs="Times New Roman"/>
          <w:sz w:val="24"/>
          <w:szCs w:val="24"/>
        </w:rPr>
        <w:t xml:space="preserve"> </w:t>
      </w:r>
      <w:r w:rsidR="007866A9">
        <w:rPr>
          <w:rFonts w:ascii="Times New Roman" w:hAnsi="Times New Roman" w:cs="Times New Roman"/>
          <w:sz w:val="24"/>
          <w:szCs w:val="24"/>
        </w:rPr>
        <w:t xml:space="preserve">occurs </w:t>
      </w:r>
      <w:r>
        <w:rPr>
          <w:rFonts w:ascii="Times New Roman" w:hAnsi="Times New Roman" w:cs="Times New Roman"/>
          <w:sz w:val="24"/>
          <w:szCs w:val="24"/>
        </w:rPr>
        <w:t>is</w:t>
      </w:r>
      <w:r w:rsidR="007866A9">
        <w:rPr>
          <w:rFonts w:ascii="Times New Roman" w:hAnsi="Times New Roman" w:cs="Times New Roman"/>
          <w:sz w:val="24"/>
          <w:szCs w:val="24"/>
        </w:rPr>
        <w:t xml:space="preserve"> typically</w:t>
      </w:r>
      <w:r>
        <w:rPr>
          <w:rFonts w:ascii="Times New Roman" w:hAnsi="Times New Roman" w:cs="Times New Roman"/>
          <w:sz w:val="24"/>
          <w:szCs w:val="24"/>
        </w:rPr>
        <w:t xml:space="preserve"> the only part</w:t>
      </w:r>
      <w:r w:rsidR="005A5820">
        <w:rPr>
          <w:rFonts w:ascii="Times New Roman" w:hAnsi="Times New Roman" w:cs="Times New Roman"/>
          <w:sz w:val="24"/>
          <w:szCs w:val="24"/>
        </w:rPr>
        <w:t xml:space="preserve"> of their life cycle</w:t>
      </w:r>
      <w:r>
        <w:rPr>
          <w:rFonts w:ascii="Times New Roman" w:hAnsi="Times New Roman" w:cs="Times New Roman"/>
          <w:sz w:val="24"/>
          <w:szCs w:val="24"/>
        </w:rPr>
        <w:t xml:space="preserve"> </w:t>
      </w:r>
      <w:r w:rsidR="007866A9">
        <w:rPr>
          <w:rFonts w:ascii="Times New Roman" w:hAnsi="Times New Roman" w:cs="Times New Roman"/>
          <w:sz w:val="24"/>
          <w:szCs w:val="24"/>
        </w:rPr>
        <w:t>where movement</w:t>
      </w:r>
      <w:r>
        <w:rPr>
          <w:rFonts w:ascii="Times New Roman" w:hAnsi="Times New Roman" w:cs="Times New Roman"/>
          <w:sz w:val="24"/>
          <w:szCs w:val="24"/>
        </w:rPr>
        <w:t xml:space="preserve"> </w:t>
      </w:r>
      <w:r w:rsidR="007866A9">
        <w:rPr>
          <w:rFonts w:ascii="Times New Roman" w:hAnsi="Times New Roman" w:cs="Times New Roman"/>
          <w:sz w:val="24"/>
          <w:szCs w:val="24"/>
        </w:rPr>
        <w:t xml:space="preserve">is </w:t>
      </w:r>
      <w:r>
        <w:rPr>
          <w:rFonts w:ascii="Times New Roman" w:hAnsi="Times New Roman" w:cs="Times New Roman"/>
          <w:sz w:val="24"/>
          <w:szCs w:val="24"/>
        </w:rPr>
        <w:t>possible</w:t>
      </w:r>
      <w:r w:rsidR="005A5820">
        <w:rPr>
          <w:rFonts w:ascii="Times New Roman" w:hAnsi="Times New Roman" w:cs="Times New Roman"/>
          <w:sz w:val="24"/>
          <w:szCs w:val="24"/>
        </w:rPr>
        <w:t xml:space="preserve">, with the remainder of that life cycle characterised by an </w:t>
      </w:r>
      <w:r>
        <w:rPr>
          <w:rFonts w:ascii="Times New Roman" w:hAnsi="Times New Roman" w:cs="Times New Roman"/>
          <w:sz w:val="24"/>
          <w:szCs w:val="24"/>
        </w:rPr>
        <w:t>otherwise sessile existence</w:t>
      </w:r>
      <w:r w:rsidR="005A5820">
        <w:rPr>
          <w:rFonts w:ascii="Times New Roman" w:hAnsi="Times New Roman" w:cs="Times New Roman"/>
          <w:sz w:val="24"/>
          <w:szCs w:val="24"/>
        </w:rPr>
        <w:t>.</w:t>
      </w:r>
      <w:r>
        <w:rPr>
          <w:rFonts w:ascii="Times New Roman" w:hAnsi="Times New Roman" w:cs="Times New Roman"/>
          <w:sz w:val="24"/>
          <w:szCs w:val="24"/>
        </w:rPr>
        <w:t xml:space="preserve"> </w:t>
      </w:r>
      <w:r w:rsidR="005A5820">
        <w:rPr>
          <w:rFonts w:ascii="Times New Roman" w:hAnsi="Times New Roman" w:cs="Times New Roman"/>
          <w:sz w:val="24"/>
          <w:szCs w:val="24"/>
        </w:rPr>
        <w:t>Thus,</w:t>
      </w:r>
      <w:r>
        <w:rPr>
          <w:rFonts w:ascii="Times New Roman" w:hAnsi="Times New Roman" w:cs="Times New Roman"/>
          <w:sz w:val="24"/>
          <w:szCs w:val="24"/>
        </w:rPr>
        <w:t xml:space="preserve"> the dispersal patterns</w:t>
      </w:r>
      <w:r w:rsidR="005A5820">
        <w:rPr>
          <w:rFonts w:ascii="Times New Roman" w:hAnsi="Times New Roman" w:cs="Times New Roman"/>
          <w:sz w:val="24"/>
          <w:szCs w:val="24"/>
        </w:rPr>
        <w:t xml:space="preserve"> of a particular plant</w:t>
      </w:r>
      <w:r>
        <w:rPr>
          <w:rFonts w:ascii="Times New Roman" w:hAnsi="Times New Roman" w:cs="Times New Roman"/>
          <w:sz w:val="24"/>
          <w:szCs w:val="24"/>
        </w:rPr>
        <w:t xml:space="preserve"> are</w:t>
      </w:r>
      <w:r w:rsidR="005A5820">
        <w:rPr>
          <w:rFonts w:ascii="Times New Roman" w:hAnsi="Times New Roman" w:cs="Times New Roman"/>
          <w:sz w:val="24"/>
          <w:szCs w:val="24"/>
        </w:rPr>
        <w:t xml:space="preserve"> a</w:t>
      </w:r>
      <w:r>
        <w:rPr>
          <w:rFonts w:ascii="Times New Roman" w:hAnsi="Times New Roman" w:cs="Times New Roman"/>
          <w:sz w:val="24"/>
          <w:szCs w:val="24"/>
        </w:rPr>
        <w:t xml:space="preserve"> crucial</w:t>
      </w:r>
      <w:r w:rsidR="005A5820">
        <w:rPr>
          <w:rFonts w:ascii="Times New Roman" w:hAnsi="Times New Roman" w:cs="Times New Roman"/>
          <w:sz w:val="24"/>
          <w:szCs w:val="24"/>
        </w:rPr>
        <w:t xml:space="preserve"> factor</w:t>
      </w:r>
      <w:r>
        <w:rPr>
          <w:rFonts w:ascii="Times New Roman" w:hAnsi="Times New Roman" w:cs="Times New Roman"/>
          <w:sz w:val="24"/>
          <w:szCs w:val="24"/>
        </w:rPr>
        <w:t xml:space="preserve"> in </w:t>
      </w:r>
      <w:r w:rsidR="005A5820">
        <w:rPr>
          <w:rFonts w:ascii="Times New Roman" w:hAnsi="Times New Roman" w:cs="Times New Roman"/>
          <w:sz w:val="24"/>
          <w:szCs w:val="24"/>
        </w:rPr>
        <w:t>determining</w:t>
      </w:r>
      <w:r>
        <w:rPr>
          <w:rFonts w:ascii="Times New Roman" w:hAnsi="Times New Roman" w:cs="Times New Roman"/>
          <w:sz w:val="24"/>
          <w:szCs w:val="24"/>
        </w:rPr>
        <w:t xml:space="preserve"> the spatial distribution of the next generation</w:t>
      </w:r>
      <w:r w:rsidR="005A5820">
        <w:rPr>
          <w:rFonts w:ascii="Times New Roman" w:hAnsi="Times New Roman" w:cs="Times New Roman"/>
          <w:sz w:val="24"/>
          <w:szCs w:val="24"/>
        </w:rPr>
        <w:t xml:space="preserve"> of individuals (</w:t>
      </w:r>
      <w:r w:rsidR="00DB6A26">
        <w:rPr>
          <w:rFonts w:ascii="Times New Roman" w:hAnsi="Times New Roman" w:cs="Times New Roman"/>
          <w:sz w:val="24"/>
          <w:szCs w:val="24"/>
        </w:rPr>
        <w:t>Nathan and Muller-Landau 2000</w:t>
      </w:r>
      <w:r w:rsidR="005A5820">
        <w:rPr>
          <w:rFonts w:ascii="Times New Roman" w:hAnsi="Times New Roman" w:cs="Times New Roman"/>
          <w:sz w:val="24"/>
          <w:szCs w:val="24"/>
        </w:rPr>
        <w:t>)</w:t>
      </w:r>
      <w:r>
        <w:rPr>
          <w:rFonts w:ascii="Times New Roman" w:hAnsi="Times New Roman" w:cs="Times New Roman"/>
          <w:sz w:val="24"/>
          <w:szCs w:val="24"/>
        </w:rPr>
        <w:t>.</w:t>
      </w:r>
      <w:r w:rsidRPr="00283B6D">
        <w:rPr>
          <w:rFonts w:ascii="Times New Roman" w:hAnsi="Times New Roman" w:cs="Times New Roman"/>
          <w:sz w:val="24"/>
          <w:szCs w:val="24"/>
        </w:rPr>
        <w:t xml:space="preserve"> </w:t>
      </w:r>
      <w:r w:rsidR="007866A9">
        <w:rPr>
          <w:rFonts w:ascii="Times New Roman" w:hAnsi="Times New Roman" w:cs="Times New Roman"/>
          <w:sz w:val="24"/>
          <w:szCs w:val="24"/>
        </w:rPr>
        <w:t>S</w:t>
      </w:r>
      <w:r w:rsidR="005A5820">
        <w:rPr>
          <w:rFonts w:ascii="Times New Roman" w:hAnsi="Times New Roman" w:cs="Times New Roman"/>
          <w:sz w:val="24"/>
          <w:szCs w:val="24"/>
        </w:rPr>
        <w:t xml:space="preserve">uch spatial distributions may </w:t>
      </w:r>
      <w:r w:rsidR="007866A9">
        <w:rPr>
          <w:rFonts w:ascii="Times New Roman" w:hAnsi="Times New Roman" w:cs="Times New Roman"/>
          <w:sz w:val="24"/>
          <w:szCs w:val="24"/>
        </w:rPr>
        <w:t xml:space="preserve">shift </w:t>
      </w:r>
      <w:proofErr w:type="gramStart"/>
      <w:r w:rsidR="007866A9">
        <w:rPr>
          <w:rFonts w:ascii="Times New Roman" w:hAnsi="Times New Roman" w:cs="Times New Roman"/>
          <w:sz w:val="24"/>
          <w:szCs w:val="24"/>
        </w:rPr>
        <w:t>as a result of</w:t>
      </w:r>
      <w:proofErr w:type="gramEnd"/>
      <w:r w:rsidR="007866A9">
        <w:rPr>
          <w:rFonts w:ascii="Times New Roman" w:hAnsi="Times New Roman" w:cs="Times New Roman"/>
          <w:sz w:val="24"/>
          <w:szCs w:val="24"/>
        </w:rPr>
        <w:t xml:space="preserve"> </w:t>
      </w:r>
      <w:r w:rsidR="005A5820">
        <w:rPr>
          <w:rFonts w:ascii="Times New Roman" w:hAnsi="Times New Roman" w:cs="Times New Roman"/>
          <w:sz w:val="24"/>
          <w:szCs w:val="24"/>
        </w:rPr>
        <w:t xml:space="preserve">climate change, which </w:t>
      </w:r>
      <w:r w:rsidR="00F8587F">
        <w:rPr>
          <w:rFonts w:ascii="Times New Roman" w:hAnsi="Times New Roman" w:cs="Times New Roman"/>
          <w:sz w:val="24"/>
          <w:szCs w:val="24"/>
        </w:rPr>
        <w:t>may</w:t>
      </w:r>
      <w:r w:rsidR="005A5820">
        <w:rPr>
          <w:rFonts w:ascii="Times New Roman" w:hAnsi="Times New Roman" w:cs="Times New Roman"/>
          <w:sz w:val="24"/>
          <w:szCs w:val="24"/>
        </w:rPr>
        <w:t xml:space="preserve"> </w:t>
      </w:r>
      <w:r w:rsidR="007866A9">
        <w:rPr>
          <w:rFonts w:ascii="Times New Roman" w:hAnsi="Times New Roman" w:cs="Times New Roman"/>
          <w:sz w:val="24"/>
          <w:szCs w:val="24"/>
        </w:rPr>
        <w:t>alter</w:t>
      </w:r>
      <w:r w:rsidR="00F8587F">
        <w:rPr>
          <w:rFonts w:ascii="Times New Roman" w:hAnsi="Times New Roman" w:cs="Times New Roman"/>
          <w:sz w:val="24"/>
          <w:szCs w:val="24"/>
        </w:rPr>
        <w:t xml:space="preserve"> dispersal patterns by affecting</w:t>
      </w:r>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r w:rsidR="007866A9">
        <w:rPr>
          <w:rFonts w:ascii="Times New Roman" w:hAnsi="Times New Roman" w:cs="Times New Roman"/>
          <w:sz w:val="24"/>
          <w:szCs w:val="24"/>
        </w:rPr>
        <w:t>the efficacy of dispersal vectors</w:t>
      </w:r>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r w:rsidR="00157D62">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In recent years, wind-dispersed plants have emerged as a study system for investigating how climate change may affect </w:t>
      </w:r>
      <w:r>
        <w:rPr>
          <w:rFonts w:ascii="Times New Roman" w:hAnsi="Times New Roman" w:cs="Times New Roman"/>
          <w:sz w:val="24"/>
          <w:szCs w:val="24"/>
        </w:rPr>
        <w:t xml:space="preserve">plant </w:t>
      </w:r>
      <w:r w:rsidR="00283B6D" w:rsidRPr="00283B6D">
        <w:rPr>
          <w:rFonts w:ascii="Times New Roman" w:hAnsi="Times New Roman" w:cs="Times New Roman"/>
          <w:sz w:val="24"/>
          <w:szCs w:val="24"/>
        </w:rPr>
        <w:t xml:space="preserve">dispersal, with experiments and modelling helping </w:t>
      </w:r>
      <w:r w:rsidR="00654B67">
        <w:rPr>
          <w:rFonts w:ascii="Times New Roman" w:hAnsi="Times New Roman" w:cs="Times New Roman"/>
          <w:sz w:val="24"/>
          <w:szCs w:val="24"/>
        </w:rPr>
        <w:t xml:space="preserve">to </w:t>
      </w:r>
      <w:r w:rsidR="00283B6D" w:rsidRPr="00283B6D">
        <w:rPr>
          <w:rFonts w:ascii="Times New Roman" w:hAnsi="Times New Roman" w:cs="Times New Roman"/>
          <w:sz w:val="24"/>
          <w:szCs w:val="24"/>
        </w:rPr>
        <w:t xml:space="preserve">illuminate possible shifts in dispersal patterns. For example, </w:t>
      </w:r>
      <w:proofErr w:type="spellStart"/>
      <w:r w:rsidR="00283B6D" w:rsidRPr="00283B6D">
        <w:rPr>
          <w:rFonts w:ascii="Times New Roman" w:hAnsi="Times New Roman" w:cs="Times New Roman"/>
          <w:sz w:val="24"/>
          <w:szCs w:val="24"/>
        </w:rPr>
        <w:t>Kuparinen</w:t>
      </w:r>
      <w:proofErr w:type="spellEnd"/>
      <w:r w:rsidR="00283B6D" w:rsidRPr="00283B6D">
        <w:rPr>
          <w:rFonts w:ascii="Times New Roman" w:hAnsi="Times New Roman" w:cs="Times New Roman"/>
          <w:sz w:val="24"/>
          <w:szCs w:val="24"/>
        </w:rPr>
        <w:t xml:space="preserve">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00283B6D" w:rsidRPr="00283B6D">
        <w:rPr>
          <w:rFonts w:ascii="Times New Roman" w:hAnsi="Times New Roman" w:cs="Times New Roman"/>
          <w:i/>
          <w:iCs/>
          <w:sz w:val="24"/>
          <w:szCs w:val="24"/>
        </w:rPr>
        <w:t>Carduus nutans</w:t>
      </w:r>
      <w:r w:rsidR="00283B6D" w:rsidRPr="00283B6D">
        <w:rPr>
          <w:rFonts w:ascii="Times New Roman" w:hAnsi="Times New Roman" w:cs="Times New Roman"/>
          <w:sz w:val="24"/>
          <w:szCs w:val="24"/>
        </w:rPr>
        <w:t xml:space="preserve">, as well as how this leads to an increased rate of population spread in the </w:t>
      </w:r>
      <w:proofErr w:type="spellStart"/>
      <w:r w:rsidR="00283B6D" w:rsidRPr="00283B6D">
        <w:rPr>
          <w:rFonts w:ascii="Times New Roman" w:hAnsi="Times New Roman" w:cs="Times New Roman"/>
          <w:sz w:val="24"/>
          <w:szCs w:val="24"/>
        </w:rPr>
        <w:t>northeastern</w:t>
      </w:r>
      <w:proofErr w:type="spellEnd"/>
      <w:r w:rsidR="00283B6D" w:rsidRPr="00283B6D">
        <w:rPr>
          <w:rFonts w:ascii="Times New Roman" w:hAnsi="Times New Roman" w:cs="Times New Roman"/>
          <w:sz w:val="24"/>
          <w:szCs w:val="24"/>
        </w:rPr>
        <w:t xml:space="preserve"> United States; and Bullock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(2012) model how predicted changes in wind speed later in this century would affect the spread of</w:t>
      </w:r>
      <w:r w:rsidR="00F8587F">
        <w:rPr>
          <w:rFonts w:ascii="Times New Roman" w:hAnsi="Times New Roman" w:cs="Times New Roman"/>
          <w:sz w:val="24"/>
          <w:szCs w:val="24"/>
        </w:rPr>
        <w:t xml:space="preserve"> various wind-dispersed</w:t>
      </w:r>
      <w:r w:rsidR="00283B6D" w:rsidRPr="00283B6D">
        <w:rPr>
          <w:rFonts w:ascii="Times New Roman" w:hAnsi="Times New Roman" w:cs="Times New Roman"/>
          <w:sz w:val="24"/>
          <w:szCs w:val="24"/>
        </w:rPr>
        <w:t xml:space="preserve"> flora in the British Isles.</w:t>
      </w:r>
      <w:r w:rsidR="007866A9">
        <w:rPr>
          <w:rFonts w:ascii="Times New Roman" w:hAnsi="Times New Roman" w:cs="Times New Roman"/>
          <w:sz w:val="24"/>
          <w:szCs w:val="24"/>
        </w:rPr>
        <w:t xml:space="preserve"> Such combinations of models and experiments illustrate that climate change can impact</w:t>
      </w:r>
      <w:r w:rsidR="00647A65">
        <w:rPr>
          <w:rFonts w:ascii="Times New Roman" w:hAnsi="Times New Roman" w:cs="Times New Roman"/>
          <w:sz w:val="24"/>
          <w:szCs w:val="24"/>
        </w:rPr>
        <w:t xml:space="preserve"> wind-driven dispersal by affecting factors central to this process such as seed release height, wind speed, and air turbulence.</w:t>
      </w:r>
    </w:p>
    <w:p w14:paraId="52F5C7DF" w14:textId="70F0F382" w:rsidR="00283B6D" w:rsidRPr="00283B6D" w:rsidRDefault="00F8587F">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Currently, </w:t>
      </w:r>
      <w:proofErr w:type="gramStart"/>
      <w:r>
        <w:rPr>
          <w:rFonts w:ascii="Times New Roman" w:hAnsi="Times New Roman" w:cs="Times New Roman"/>
          <w:sz w:val="24"/>
          <w:szCs w:val="24"/>
        </w:rPr>
        <w:t>t</w:t>
      </w:r>
      <w:r w:rsidR="00283B6D" w:rsidRPr="00283B6D">
        <w:rPr>
          <w:rFonts w:ascii="Times New Roman" w:hAnsi="Times New Roman" w:cs="Times New Roman"/>
          <w:sz w:val="24"/>
          <w:szCs w:val="24"/>
        </w:rPr>
        <w:t>he majority of</w:t>
      </w:r>
      <w:proofErr w:type="gramEnd"/>
      <w:r w:rsidR="00283B6D" w:rsidRPr="00283B6D">
        <w:rPr>
          <w:rFonts w:ascii="Times New Roman" w:hAnsi="Times New Roman" w:cs="Times New Roman"/>
          <w:sz w:val="24"/>
          <w:szCs w:val="24"/>
        </w:rPr>
        <w:t xml:space="preserve">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r>
        <w:rPr>
          <w:rFonts w:ascii="Times New Roman" w:hAnsi="Times New Roman" w:cs="Times New Roman"/>
          <w:sz w:val="24"/>
          <w:szCs w:val="24"/>
        </w:rPr>
        <w:t>Given that s</w:t>
      </w:r>
      <w:r w:rsidRPr="00283B6D">
        <w:rPr>
          <w:rFonts w:ascii="Times New Roman" w:hAnsi="Times New Roman" w:cs="Times New Roman"/>
          <w:sz w:val="24"/>
          <w:szCs w:val="24"/>
        </w:rPr>
        <w:t xml:space="preserve">eed </w:t>
      </w:r>
      <w:r w:rsidR="00283B6D" w:rsidRPr="00283B6D">
        <w:rPr>
          <w:rFonts w:ascii="Times New Roman" w:hAnsi="Times New Roman" w:cs="Times New Roman"/>
          <w:sz w:val="24"/>
          <w:szCs w:val="24"/>
        </w:rPr>
        <w:t>release height is an important factor in modelling dispersal distances (e.g.</w:t>
      </w:r>
      <w:r w:rsidR="005A0CB0">
        <w:rPr>
          <w:rFonts w:ascii="Times New Roman" w:hAnsi="Times New Roman" w:cs="Times New Roman"/>
          <w:sz w:val="24"/>
          <w:szCs w:val="24"/>
        </w:rPr>
        <w:t>,</w:t>
      </w:r>
      <w:r w:rsidR="00283B6D" w:rsidRPr="00283B6D">
        <w:rPr>
          <w:rFonts w:ascii="Times New Roman" w:hAnsi="Times New Roman" w:cs="Times New Roman"/>
          <w:sz w:val="24"/>
          <w:szCs w:val="24"/>
        </w:rPr>
        <w:t xml:space="preserve"> </w:t>
      </w:r>
      <w:proofErr w:type="spellStart"/>
      <w:r w:rsidR="00283B6D" w:rsidRPr="00283B6D">
        <w:rPr>
          <w:rFonts w:ascii="Times New Roman" w:hAnsi="Times New Roman" w:cs="Times New Roman"/>
          <w:sz w:val="24"/>
          <w:szCs w:val="24"/>
        </w:rPr>
        <w:t>Katul</w:t>
      </w:r>
      <w:proofErr w:type="spellEnd"/>
      <w:r w:rsidR="00283B6D" w:rsidRPr="00283B6D">
        <w:rPr>
          <w:rFonts w:ascii="Times New Roman" w:hAnsi="Times New Roman" w:cs="Times New Roman"/>
          <w:sz w:val="24"/>
          <w:szCs w:val="24"/>
        </w:rPr>
        <w:t xml:space="preserve">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2005; </w:t>
      </w:r>
      <w:proofErr w:type="spellStart"/>
      <w:r w:rsidR="00283B6D" w:rsidRPr="00283B6D">
        <w:rPr>
          <w:rFonts w:ascii="Times New Roman" w:hAnsi="Times New Roman" w:cs="Times New Roman"/>
          <w:sz w:val="24"/>
          <w:szCs w:val="24"/>
        </w:rPr>
        <w:t>Kuparinen</w:t>
      </w:r>
      <w:proofErr w:type="spellEnd"/>
      <w:r w:rsidR="00283B6D" w:rsidRPr="00283B6D">
        <w:rPr>
          <w:rFonts w:ascii="Times New Roman" w:hAnsi="Times New Roman" w:cs="Times New Roman"/>
          <w:sz w:val="24"/>
          <w:szCs w:val="24"/>
        </w:rPr>
        <w:t xml:space="preserve">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2006; Nathan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00283B6D" w:rsidRPr="00283B6D">
        <w:rPr>
          <w:rFonts w:ascii="Times New Roman" w:hAnsi="Times New Roman" w:cs="Times New Roman"/>
          <w:sz w:val="24"/>
          <w:szCs w:val="24"/>
        </w:rPr>
        <w:t>air and thus how far it is carried by wind</w:t>
      </w:r>
      <w:r>
        <w:rPr>
          <w:rFonts w:ascii="Times New Roman" w:hAnsi="Times New Roman" w:cs="Times New Roman"/>
          <w:sz w:val="24"/>
          <w:szCs w:val="24"/>
        </w:rPr>
        <w:t>, appropriately characterising seed release heights is necessary</w:t>
      </w:r>
      <w:r w:rsidR="00B76609">
        <w:rPr>
          <w:rFonts w:ascii="Times New Roman" w:hAnsi="Times New Roman" w:cs="Times New Roman"/>
          <w:sz w:val="24"/>
          <w:szCs w:val="24"/>
        </w:rPr>
        <w:t xml:space="preserve"> for accurate</w:t>
      </w:r>
      <w:r w:rsidR="00291A3E">
        <w:rPr>
          <w:rFonts w:ascii="Times New Roman" w:hAnsi="Times New Roman" w:cs="Times New Roman"/>
          <w:sz w:val="24"/>
          <w:szCs w:val="24"/>
        </w:rPr>
        <w:t>ly quantifying dispersal</w:t>
      </w:r>
      <w:r w:rsidR="00654B67">
        <w:rPr>
          <w:rFonts w:ascii="Times New Roman" w:hAnsi="Times New Roman" w:cs="Times New Roman"/>
          <w:sz w:val="24"/>
          <w:szCs w:val="24"/>
        </w:rPr>
        <w:t>.  By</w:t>
      </w:r>
      <w:r w:rsidR="00283B6D" w:rsidRPr="00283B6D">
        <w:rPr>
          <w:rFonts w:ascii="Times New Roman" w:hAnsi="Times New Roman" w:cs="Times New Roman"/>
          <w:sz w:val="24"/>
          <w:szCs w:val="24"/>
        </w:rPr>
        <w:t xml:space="preserve"> accounting for the distribution of seed release heights within individuals instead of using the maximum height, more representative dispersal estimates can be constructed.</w:t>
      </w:r>
      <w:r>
        <w:rPr>
          <w:rFonts w:ascii="Times New Roman" w:hAnsi="Times New Roman" w:cs="Times New Roman"/>
          <w:sz w:val="24"/>
          <w:szCs w:val="24"/>
        </w:rPr>
        <w:t xml:space="preserve"> </w:t>
      </w:r>
      <w:r w:rsidR="00B76609">
        <w:rPr>
          <w:rFonts w:ascii="Times New Roman" w:hAnsi="Times New Roman" w:cs="Times New Roman"/>
          <w:sz w:val="24"/>
          <w:szCs w:val="24"/>
        </w:rPr>
        <w:t xml:space="preserve">However, </w:t>
      </w:r>
      <w:r w:rsidR="00D61DE6">
        <w:rPr>
          <w:rFonts w:ascii="Times New Roman" w:hAnsi="Times New Roman" w:cs="Times New Roman"/>
          <w:sz w:val="24"/>
          <w:szCs w:val="24"/>
        </w:rPr>
        <w:t>the need for using the</w:t>
      </w:r>
      <w:r w:rsidR="00B76609">
        <w:rPr>
          <w:rFonts w:ascii="Times New Roman" w:hAnsi="Times New Roman" w:cs="Times New Roman"/>
          <w:sz w:val="24"/>
          <w:szCs w:val="24"/>
        </w:rPr>
        <w:t xml:space="preserve"> distribution of seed release heights</w:t>
      </w:r>
      <w:r w:rsidR="00D61DE6">
        <w:rPr>
          <w:rFonts w:ascii="Times New Roman" w:hAnsi="Times New Roman" w:cs="Times New Roman"/>
          <w:sz w:val="24"/>
          <w:szCs w:val="24"/>
        </w:rPr>
        <w:t xml:space="preserve"> in dispersal models</w:t>
      </w:r>
      <w:r w:rsidR="00B76609">
        <w:rPr>
          <w:rFonts w:ascii="Times New Roman" w:hAnsi="Times New Roman" w:cs="Times New Roman"/>
          <w:sz w:val="24"/>
          <w:szCs w:val="24"/>
        </w:rPr>
        <w:t xml:space="preserve"> may or may not be necessary depending on</w:t>
      </w:r>
      <w:r w:rsidR="00667036">
        <w:rPr>
          <w:rFonts w:ascii="Times New Roman" w:hAnsi="Times New Roman" w:cs="Times New Roman"/>
          <w:sz w:val="24"/>
          <w:szCs w:val="24"/>
        </w:rPr>
        <w:t xml:space="preserve"> plant</w:t>
      </w:r>
      <w:r w:rsidR="00B76609">
        <w:rPr>
          <w:rFonts w:ascii="Times New Roman" w:hAnsi="Times New Roman" w:cs="Times New Roman"/>
          <w:sz w:val="24"/>
          <w:szCs w:val="24"/>
        </w:rPr>
        <w:t xml:space="preserve"> </w:t>
      </w:r>
      <w:r w:rsidR="00291A3E">
        <w:rPr>
          <w:rFonts w:ascii="Times New Roman" w:hAnsi="Times New Roman" w:cs="Times New Roman"/>
          <w:sz w:val="24"/>
          <w:szCs w:val="24"/>
        </w:rPr>
        <w:t>morphology</w:t>
      </w:r>
      <w:r w:rsidR="00667036">
        <w:rPr>
          <w:rFonts w:ascii="Times New Roman" w:hAnsi="Times New Roman" w:cs="Times New Roman"/>
          <w:sz w:val="24"/>
          <w:szCs w:val="24"/>
        </w:rPr>
        <w:t xml:space="preserve"> and variation</w:t>
      </w:r>
      <w:r w:rsidR="00291A3E">
        <w:rPr>
          <w:rFonts w:ascii="Times New Roman" w:hAnsi="Times New Roman" w:cs="Times New Roman"/>
          <w:sz w:val="24"/>
          <w:szCs w:val="24"/>
        </w:rPr>
        <w:t xml:space="preserve"> </w:t>
      </w:r>
      <w:r w:rsidR="00667036">
        <w:rPr>
          <w:rFonts w:ascii="Times New Roman" w:hAnsi="Times New Roman" w:cs="Times New Roman"/>
          <w:sz w:val="24"/>
          <w:szCs w:val="24"/>
        </w:rPr>
        <w:t>in</w:t>
      </w:r>
      <w:r w:rsidR="00D61DE6">
        <w:rPr>
          <w:rFonts w:ascii="Times New Roman" w:hAnsi="Times New Roman" w:cs="Times New Roman"/>
          <w:sz w:val="24"/>
          <w:szCs w:val="24"/>
        </w:rPr>
        <w:t xml:space="preserve"> these</w:t>
      </w:r>
      <w:r w:rsidR="00291A3E">
        <w:rPr>
          <w:rFonts w:ascii="Times New Roman" w:hAnsi="Times New Roman" w:cs="Times New Roman"/>
          <w:sz w:val="24"/>
          <w:szCs w:val="24"/>
        </w:rPr>
        <w:t xml:space="preserve"> seed release heights (Cousens and Rawlinson 2001)</w:t>
      </w:r>
      <w:r w:rsidR="00B76609">
        <w:rPr>
          <w:rFonts w:ascii="Times New Roman" w:hAnsi="Times New Roman" w:cs="Times New Roman"/>
          <w:sz w:val="24"/>
          <w:szCs w:val="24"/>
        </w:rPr>
        <w:t xml:space="preserve">. </w:t>
      </w:r>
      <w:r w:rsidR="00667036">
        <w:rPr>
          <w:rFonts w:ascii="Times New Roman" w:hAnsi="Times New Roman" w:cs="Times New Roman"/>
          <w:sz w:val="24"/>
          <w:szCs w:val="24"/>
        </w:rPr>
        <w:t>On one hand,</w:t>
      </w:r>
      <w:r w:rsidR="00B76609">
        <w:rPr>
          <w:rFonts w:ascii="Times New Roman" w:hAnsi="Times New Roman" w:cs="Times New Roman"/>
          <w:sz w:val="24"/>
          <w:szCs w:val="24"/>
        </w:rPr>
        <w:t xml:space="preserve"> </w:t>
      </w:r>
      <w:r w:rsidR="00D61DE6">
        <w:rPr>
          <w:rFonts w:ascii="Times New Roman" w:hAnsi="Times New Roman" w:cs="Times New Roman"/>
          <w:sz w:val="24"/>
          <w:szCs w:val="24"/>
        </w:rPr>
        <w:t xml:space="preserve">for </w:t>
      </w:r>
      <w:r w:rsidR="00B76609">
        <w:rPr>
          <w:rFonts w:ascii="Times New Roman" w:hAnsi="Times New Roman" w:cs="Times New Roman"/>
          <w:sz w:val="24"/>
          <w:szCs w:val="24"/>
        </w:rPr>
        <w:t xml:space="preserve">plants </w:t>
      </w:r>
      <w:r w:rsidR="00667036">
        <w:rPr>
          <w:rFonts w:ascii="Times New Roman" w:hAnsi="Times New Roman" w:cs="Times New Roman"/>
          <w:sz w:val="24"/>
          <w:szCs w:val="24"/>
        </w:rPr>
        <w:t>with</w:t>
      </w:r>
      <w:r w:rsidR="00B76609">
        <w:rPr>
          <w:rFonts w:ascii="Times New Roman" w:hAnsi="Times New Roman" w:cs="Times New Roman"/>
          <w:sz w:val="24"/>
          <w:szCs w:val="24"/>
        </w:rPr>
        <w:t xml:space="preserve"> a single small inflorescence or many small inflorescences at </w:t>
      </w:r>
      <w:r w:rsidR="00667036">
        <w:rPr>
          <w:rFonts w:ascii="Times New Roman" w:hAnsi="Times New Roman" w:cs="Times New Roman"/>
          <w:sz w:val="24"/>
          <w:szCs w:val="24"/>
        </w:rPr>
        <w:t xml:space="preserve">approximately </w:t>
      </w:r>
      <w:r w:rsidR="00B76609">
        <w:rPr>
          <w:rFonts w:ascii="Times New Roman" w:hAnsi="Times New Roman" w:cs="Times New Roman"/>
          <w:sz w:val="24"/>
          <w:szCs w:val="24"/>
        </w:rPr>
        <w:t xml:space="preserve">the same height, estimation of seed release from a single point source may be appropriate; </w:t>
      </w:r>
      <w:r w:rsidR="00667036">
        <w:rPr>
          <w:rFonts w:ascii="Times New Roman" w:hAnsi="Times New Roman" w:cs="Times New Roman"/>
          <w:sz w:val="24"/>
          <w:szCs w:val="24"/>
        </w:rPr>
        <w:t>on the other hand,</w:t>
      </w:r>
      <w:r w:rsidR="00D61DE6">
        <w:rPr>
          <w:rFonts w:ascii="Times New Roman" w:hAnsi="Times New Roman" w:cs="Times New Roman"/>
          <w:sz w:val="24"/>
          <w:szCs w:val="24"/>
        </w:rPr>
        <w:t xml:space="preserve"> for</w:t>
      </w:r>
      <w:r w:rsidR="00B76609">
        <w:rPr>
          <w:rFonts w:ascii="Times New Roman" w:hAnsi="Times New Roman" w:cs="Times New Roman"/>
          <w:sz w:val="24"/>
          <w:szCs w:val="24"/>
        </w:rPr>
        <w:t xml:space="preserve"> plants where inflorescence height varies dramatically</w:t>
      </w:r>
      <w:r w:rsidR="00667036">
        <w:rPr>
          <w:rFonts w:ascii="Times New Roman" w:hAnsi="Times New Roman" w:cs="Times New Roman"/>
          <w:sz w:val="24"/>
          <w:szCs w:val="24"/>
        </w:rPr>
        <w:t>,</w:t>
      </w:r>
      <w:r w:rsidR="00B76609">
        <w:rPr>
          <w:rFonts w:ascii="Times New Roman" w:hAnsi="Times New Roman" w:cs="Times New Roman"/>
          <w:sz w:val="24"/>
          <w:szCs w:val="24"/>
        </w:rPr>
        <w:t xml:space="preserve"> or </w:t>
      </w:r>
      <w:r w:rsidR="00667036">
        <w:rPr>
          <w:rFonts w:ascii="Times New Roman" w:hAnsi="Times New Roman" w:cs="Times New Roman"/>
          <w:sz w:val="24"/>
          <w:szCs w:val="24"/>
        </w:rPr>
        <w:t xml:space="preserve">where individual </w:t>
      </w:r>
      <w:r w:rsidR="00B76609">
        <w:rPr>
          <w:rFonts w:ascii="Times New Roman" w:hAnsi="Times New Roman" w:cs="Times New Roman"/>
          <w:sz w:val="24"/>
          <w:szCs w:val="24"/>
        </w:rPr>
        <w:t>flower height within an inflorescence varies dramatically, using the distribution of flower heights may be more appropriate.</w:t>
      </w:r>
    </w:p>
    <w:p w14:paraId="6CB884AB" w14:textId="38C7B5C9"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r w:rsidR="00850E13">
        <w:rPr>
          <w:rFonts w:ascii="Times New Roman" w:hAnsi="Times New Roman" w:cs="Times New Roman"/>
          <w:sz w:val="24"/>
          <w:szCs w:val="24"/>
        </w:rPr>
        <w:t xml:space="preserve"> where seed release heights vary extensively</w:t>
      </w:r>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r w:rsidR="00850E13">
        <w:rPr>
          <w:rFonts w:ascii="Times New Roman" w:hAnsi="Times New Roman" w:cs="Times New Roman"/>
          <w:sz w:val="24"/>
          <w:szCs w:val="24"/>
        </w:rPr>
        <w:t xml:space="preserve"> climate change in the form of</w:t>
      </w:r>
      <w:r w:rsidRPr="00283B6D">
        <w:rPr>
          <w:rFonts w:ascii="Times New Roman" w:hAnsi="Times New Roman" w:cs="Times New Roman"/>
          <w:sz w:val="24"/>
          <w:szCs w:val="24"/>
        </w:rPr>
        <w:t xml:space="preserve"> increases in mean </w:t>
      </w:r>
      <w:proofErr w:type="gramStart"/>
      <w:r w:rsidRPr="00283B6D">
        <w:rPr>
          <w:rFonts w:ascii="Times New Roman" w:hAnsi="Times New Roman" w:cs="Times New Roman"/>
          <w:sz w:val="24"/>
          <w:szCs w:val="24"/>
        </w:rPr>
        <w:t>temperature, and</w:t>
      </w:r>
      <w:proofErr w:type="gramEnd"/>
      <w:r w:rsidRPr="00283B6D">
        <w:rPr>
          <w:rFonts w:ascii="Times New Roman" w:hAnsi="Times New Roman" w:cs="Times New Roman"/>
          <w:sz w:val="24"/>
          <w:szCs w:val="24"/>
        </w:rPr>
        <w:t xml:space="preserve"> seek to examine the effects of increased growing temperature on dispersal while accounting for the entire distribution of seed release </w:t>
      </w:r>
      <w:r w:rsidRPr="00283B6D">
        <w:rPr>
          <w:rFonts w:ascii="Times New Roman" w:hAnsi="Times New Roman" w:cs="Times New Roman"/>
          <w:sz w:val="24"/>
          <w:szCs w:val="24"/>
        </w:rPr>
        <w:lastRenderedPageBreak/>
        <w:t xml:space="preserve">heights rather than a point source at the maximum. In this investigation, we address three questions of interest. First, how does increased temperature affect the distribution of flower </w:t>
      </w:r>
      <w:r w:rsidR="00B84E1B">
        <w:rPr>
          <w:rFonts w:ascii="Times New Roman" w:hAnsi="Times New Roman" w:cs="Times New Roman"/>
          <w:sz w:val="24"/>
          <w:szCs w:val="24"/>
        </w:rPr>
        <w:t xml:space="preserve">head </w:t>
      </w:r>
      <w:r w:rsidRPr="00283B6D">
        <w:rPr>
          <w:rFonts w:ascii="Times New Roman" w:hAnsi="Times New Roman" w:cs="Times New Roman"/>
          <w:sz w:val="24"/>
          <w:szCs w:val="24"/>
        </w:rPr>
        <w:t>heights (and thus seed release heights)? Second, how does increased</w:t>
      </w:r>
      <w:r w:rsidR="002F02BB">
        <w:rPr>
          <w:rFonts w:ascii="Times New Roman" w:hAnsi="Times New Roman" w:cs="Times New Roman"/>
          <w:sz w:val="24"/>
          <w:szCs w:val="24"/>
        </w:rPr>
        <w:t xml:space="preserve"> growing</w:t>
      </w:r>
      <w:r w:rsidRPr="00283B6D">
        <w:rPr>
          <w:rFonts w:ascii="Times New Roman" w:hAnsi="Times New Roman" w:cs="Times New Roman"/>
          <w:sz w:val="24"/>
          <w:szCs w:val="24"/>
        </w:rPr>
        <w:t xml:space="preserve"> temperature affect dispersal </w:t>
      </w:r>
      <w:r w:rsidR="00C54657">
        <w:rPr>
          <w:rFonts w:ascii="Times New Roman" w:hAnsi="Times New Roman" w:cs="Times New Roman"/>
          <w:sz w:val="24"/>
          <w:szCs w:val="24"/>
        </w:rPr>
        <w:t xml:space="preserve">patterns and </w:t>
      </w:r>
      <w:r w:rsidRPr="00283B6D">
        <w:rPr>
          <w:rFonts w:ascii="Times New Roman" w:hAnsi="Times New Roman" w:cs="Times New Roman"/>
          <w:sz w:val="24"/>
          <w:szCs w:val="24"/>
        </w:rPr>
        <w:t>distances over the distribution of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heights? And third, are there differences in dispersal</w:t>
      </w:r>
      <w:r w:rsidR="00C54657">
        <w:rPr>
          <w:rFonts w:ascii="Times New Roman" w:hAnsi="Times New Roman" w:cs="Times New Roman"/>
          <w:sz w:val="24"/>
          <w:szCs w:val="24"/>
        </w:rPr>
        <w:t xml:space="preserve"> patterns and distances</w:t>
      </w:r>
      <w:r w:rsidRPr="00283B6D">
        <w:rPr>
          <w:rFonts w:ascii="Times New Roman" w:hAnsi="Times New Roman" w:cs="Times New Roman"/>
          <w:sz w:val="24"/>
          <w:szCs w:val="24"/>
        </w:rPr>
        <w:t xml:space="preserve">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E5FCAF8"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r w:rsidR="00565D92">
        <w:rPr>
          <w:rFonts w:ascii="Times New Roman" w:hAnsi="Times New Roman" w:cs="Times New Roman"/>
          <w:i/>
          <w:iCs/>
          <w:sz w:val="24"/>
          <w:szCs w:val="24"/>
        </w:rPr>
        <w:t>arduus</w:t>
      </w:r>
      <w:r w:rsidR="00296E41" w:rsidRPr="00283B6D">
        <w:rPr>
          <w:rFonts w:ascii="Times New Roman" w:hAnsi="Times New Roman" w:cs="Times New Roman"/>
          <w:i/>
          <w:iCs/>
          <w:sz w:val="24"/>
          <w:szCs w:val="24"/>
        </w:rPr>
        <w:t xml:space="preserve">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 (“</w:t>
      </w:r>
      <w:proofErr w:type="spellStart"/>
      <w:r w:rsidRPr="00283B6D">
        <w:rPr>
          <w:rFonts w:ascii="Times New Roman" w:hAnsi="Times New Roman" w:cs="Times New Roman"/>
          <w:sz w:val="24"/>
          <w:szCs w:val="24"/>
        </w:rPr>
        <w:t>plumeless</w:t>
      </w:r>
      <w:proofErr w:type="spellEnd"/>
      <w:r w:rsidRPr="00283B6D">
        <w:rPr>
          <w:rFonts w:ascii="Times New Roman" w:hAnsi="Times New Roman" w:cs="Times New Roman"/>
          <w:sz w:val="24"/>
          <w:szCs w:val="24"/>
        </w:rPr>
        <w:t xml:space="preserve"> thistle”) are two closely</w:t>
      </w:r>
      <w:r w:rsidR="00654B67">
        <w:rPr>
          <w:rFonts w:ascii="Times New Roman" w:hAnsi="Times New Roman" w:cs="Times New Roman"/>
          <w:sz w:val="24"/>
          <w:szCs w:val="24"/>
        </w:rPr>
        <w:t xml:space="preserve"> </w:t>
      </w:r>
      <w:r w:rsidRPr="00283B6D">
        <w:rPr>
          <w:rFonts w:ascii="Times New Roman" w:hAnsi="Times New Roman" w:cs="Times New Roman"/>
          <w:sz w:val="24"/>
          <w:szCs w:val="24"/>
        </w:rPr>
        <w:t xml:space="preserve">related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While sharing similar life histories, the two species display significant morphological differences in dispersal-related characteristics such as</w:t>
      </w:r>
      <w:r w:rsidR="00654B67">
        <w:rPr>
          <w:rFonts w:ascii="Times New Roman" w:hAnsi="Times New Roman" w:cs="Times New Roman"/>
          <w:sz w:val="24"/>
          <w:szCs w:val="24"/>
        </w:rPr>
        <w:t>:</w:t>
      </w:r>
      <w:r w:rsidRPr="00283B6D">
        <w:rPr>
          <w:rFonts w:ascii="Times New Roman" w:hAnsi="Times New Roman" w:cs="Times New Roman"/>
          <w:sz w:val="24"/>
          <w:szCs w:val="24"/>
        </w:rPr>
        <w:t xml:space="preserve"> number of flower heads</w:t>
      </w:r>
      <w:r w:rsidR="00654B67">
        <w:rPr>
          <w:rFonts w:ascii="Times New Roman" w:hAnsi="Times New Roman" w:cs="Times New Roman"/>
          <w:sz w:val="24"/>
          <w:szCs w:val="24"/>
        </w:rPr>
        <w:t>;</w:t>
      </w:r>
      <w:r w:rsidR="00654B67" w:rsidRPr="00283B6D">
        <w:rPr>
          <w:rFonts w:ascii="Times New Roman" w:hAnsi="Times New Roman" w:cs="Times New Roman"/>
          <w:sz w:val="24"/>
          <w:szCs w:val="24"/>
        </w:rPr>
        <w:t xml:space="preserve"> </w:t>
      </w:r>
      <w:r w:rsidRPr="00283B6D">
        <w:rPr>
          <w:rFonts w:ascii="Times New Roman" w:hAnsi="Times New Roman" w:cs="Times New Roman"/>
          <w:sz w:val="24"/>
          <w:szCs w:val="24"/>
        </w:rPr>
        <w:t>flower head size</w:t>
      </w:r>
      <w:r w:rsidR="00654B67">
        <w:rPr>
          <w:rFonts w:ascii="Times New Roman" w:hAnsi="Times New Roman" w:cs="Times New Roman"/>
          <w:sz w:val="24"/>
          <w:szCs w:val="24"/>
        </w:rPr>
        <w:t>;</w:t>
      </w:r>
      <w:r w:rsidR="00654B67" w:rsidRPr="00283B6D">
        <w:rPr>
          <w:rFonts w:ascii="Times New Roman" w:hAnsi="Times New Roman" w:cs="Times New Roman"/>
          <w:sz w:val="24"/>
          <w:szCs w:val="24"/>
        </w:rPr>
        <w:t xml:space="preserve"> </w:t>
      </w:r>
      <w:r w:rsidRPr="00283B6D">
        <w:rPr>
          <w:rFonts w:ascii="Times New Roman" w:hAnsi="Times New Roman" w:cs="Times New Roman"/>
          <w:sz w:val="24"/>
          <w:szCs w:val="24"/>
        </w:rPr>
        <w:t>number of seeds produced per flower head</w:t>
      </w:r>
      <w:r w:rsidR="00654B67">
        <w:rPr>
          <w:rFonts w:ascii="Times New Roman" w:hAnsi="Times New Roman" w:cs="Times New Roman"/>
          <w:sz w:val="24"/>
          <w:szCs w:val="24"/>
        </w:rPr>
        <w:t>;</w:t>
      </w:r>
      <w:r w:rsidR="00654B67"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1988). These invasive thistles have high reproductive potential and are a considerable agricultural pest since they thrive in pastures, are unpalatable to most grazers, and decrease pasture productivity (</w:t>
      </w:r>
      <w:proofErr w:type="spellStart"/>
      <w:r w:rsidRPr="00283B6D">
        <w:rPr>
          <w:rFonts w:ascii="Times New Roman" w:hAnsi="Times New Roman" w:cs="Times New Roman"/>
          <w:sz w:val="24"/>
          <w:szCs w:val="24"/>
        </w:rPr>
        <w:t>Trumble</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Kok</w:t>
      </w:r>
      <w:proofErr w:type="spellEnd"/>
      <w:r w:rsidRPr="00283B6D">
        <w:rPr>
          <w:rFonts w:ascii="Times New Roman" w:hAnsi="Times New Roman" w:cs="Times New Roman"/>
          <w:sz w:val="24"/>
          <w:szCs w:val="24"/>
        </w:rPr>
        <w:t xml:space="preserve"> 1982). In addition to pastures, these thistles occur in other highly disturbed areas such as drainages and roadsides. Both species can be found across the U.S. (Allen and Shea 2006</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2E9A5179"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Seeds of both species display a prominent pappus that, when remaining attached to the achene, </w:t>
      </w:r>
      <w:r w:rsidR="00BC21CF">
        <w:rPr>
          <w:rFonts w:ascii="Times New Roman" w:hAnsi="Times New Roman" w:cs="Times New Roman"/>
          <w:sz w:val="24"/>
          <w:szCs w:val="24"/>
        </w:rPr>
        <w:t>decreases falling velocity</w:t>
      </w:r>
      <w:r w:rsidRPr="00283B6D">
        <w:rPr>
          <w:rFonts w:ascii="Times New Roman" w:hAnsi="Times New Roman" w:cs="Times New Roman"/>
          <w:sz w:val="24"/>
          <w:szCs w:val="24"/>
        </w:rPr>
        <w:t xml:space="preserve"> and makes it possible for seeds to be carried long distances</w:t>
      </w:r>
      <w:r w:rsidR="00F56FEE">
        <w:rPr>
          <w:rFonts w:ascii="Times New Roman" w:hAnsi="Times New Roman" w:cs="Times New Roman"/>
          <w:sz w:val="24"/>
          <w:szCs w:val="24"/>
        </w:rPr>
        <w:t>.  For example,</w:t>
      </w:r>
      <w:r w:rsidR="00F56FEE"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2011), and there is between- and within-species variation in plume loading and plume density that generates variation in seed terminal velocity. Here, we focus on wind-driven primary dispersal</w:t>
      </w:r>
      <w:r w:rsidR="00992F09">
        <w:rPr>
          <w:rFonts w:ascii="Times New Roman" w:hAnsi="Times New Roman" w:cs="Times New Roman"/>
          <w:sz w:val="24"/>
          <w:szCs w:val="24"/>
        </w:rPr>
        <w:t xml:space="preserve"> that</w:t>
      </w:r>
      <w:r w:rsidR="00F56FEE">
        <w:rPr>
          <w:rFonts w:ascii="Times New Roman" w:hAnsi="Times New Roman" w:cs="Times New Roman"/>
          <w:sz w:val="24"/>
          <w:szCs w:val="24"/>
        </w:rPr>
        <w:t xml:space="preserve"> may be affected by an additional potential source of </w:t>
      </w:r>
      <w:proofErr w:type="gramStart"/>
      <w:r w:rsidR="00F56FEE">
        <w:rPr>
          <w:rFonts w:ascii="Times New Roman" w:hAnsi="Times New Roman" w:cs="Times New Roman"/>
          <w:sz w:val="24"/>
          <w:szCs w:val="24"/>
        </w:rPr>
        <w:t>variation;</w:t>
      </w:r>
      <w:proofErr w:type="gramEnd"/>
      <w:r w:rsidR="00F56FEE">
        <w:rPr>
          <w:rFonts w:ascii="Times New Roman" w:hAnsi="Times New Roman" w:cs="Times New Roman"/>
          <w:sz w:val="24"/>
          <w:szCs w:val="24"/>
        </w:rPr>
        <w:t xml:space="preserve"> seed release height</w:t>
      </w:r>
      <w:r w:rsidRPr="00283B6D">
        <w:rPr>
          <w:rFonts w:ascii="Times New Roman" w:hAnsi="Times New Roman" w:cs="Times New Roman"/>
          <w:sz w:val="24"/>
          <w:szCs w:val="24"/>
        </w:rPr>
        <w:t>.</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2695795A"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w:t>
      </w:r>
      <w:r w:rsidR="00CA7F47" w:rsidRPr="00283B6D">
        <w:rPr>
          <w:rFonts w:ascii="Times New Roman" w:hAnsi="Times New Roman" w:cs="Times New Roman"/>
          <w:sz w:val="24"/>
          <w:szCs w:val="24"/>
        </w:rPr>
        <w:t>was previously a pasture</w:t>
      </w:r>
      <w:r w:rsidR="00CA7F47">
        <w:rPr>
          <w:rFonts w:ascii="Times New Roman" w:hAnsi="Times New Roman" w:cs="Times New Roman"/>
          <w:sz w:val="24"/>
          <w:szCs w:val="24"/>
        </w:rPr>
        <w:t>, and</w:t>
      </w:r>
      <w:r w:rsidR="00CA7F47" w:rsidRPr="00283B6D">
        <w:rPr>
          <w:rFonts w:ascii="Times New Roman" w:hAnsi="Times New Roman" w:cs="Times New Roman"/>
          <w:sz w:val="24"/>
          <w:szCs w:val="24"/>
        </w:rPr>
        <w:t xml:space="preserve"> </w:t>
      </w:r>
      <w:r w:rsidRPr="00283B6D">
        <w:rPr>
          <w:rFonts w:ascii="Times New Roman" w:hAnsi="Times New Roman" w:cs="Times New Roman"/>
          <w:sz w:val="24"/>
          <w:szCs w:val="24"/>
        </w:rPr>
        <w:t>contains rocky soils</w:t>
      </w:r>
      <w:r w:rsidR="00CA7F47">
        <w:rPr>
          <w:rFonts w:ascii="Times New Roman" w:hAnsi="Times New Roman" w:cs="Times New Roman"/>
          <w:sz w:val="24"/>
          <w:szCs w:val="24"/>
        </w:rPr>
        <w:t>,</w:t>
      </w:r>
      <w:r w:rsidRPr="00283B6D">
        <w:rPr>
          <w:rFonts w:ascii="Times New Roman" w:hAnsi="Times New Roman" w:cs="Times New Roman"/>
          <w:sz w:val="24"/>
          <w:szCs w:val="24"/>
        </w:rPr>
        <w:t xml:space="preserve"> and lies at the base of a mountain ridge dominated by deciduous forest</w:t>
      </w:r>
      <w:r w:rsidR="00CA7F47">
        <w:rPr>
          <w:rFonts w:ascii="Times New Roman" w:hAnsi="Times New Roman" w:cs="Times New Roman"/>
          <w:sz w:val="24"/>
          <w:szCs w:val="24"/>
        </w:rPr>
        <w:t>.</w:t>
      </w:r>
      <w:r w:rsidRPr="00283B6D">
        <w:rPr>
          <w:rFonts w:ascii="Times New Roman" w:hAnsi="Times New Roman" w:cs="Times New Roman"/>
          <w:sz w:val="24"/>
          <w:szCs w:val="24"/>
        </w:rPr>
        <w:t xml:space="preserve"> To simulate the disturbed habitats in which these thistles are often found, aboveground vegetation at the site was killed using an offset disk, and the soil surface was levelled using a roller harrow before any planting occurred.</w:t>
      </w:r>
    </w:p>
    <w:p w14:paraId="086EFF07" w14:textId="4EEFFDF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lastRenderedPageBreak/>
        <w:t>After being started in a greenhouse for approximately one month, thistle rosettes for each species were planted in groups of four, each in a 2m x 2m plot</w:t>
      </w:r>
      <w:r w:rsidR="009B7AD2">
        <w:rPr>
          <w:rFonts w:ascii="Times New Roman" w:hAnsi="Times New Roman" w:cs="Times New Roman"/>
          <w:sz w:val="24"/>
          <w:szCs w:val="24"/>
        </w:rPr>
        <w:t xml:space="preserve">. </w:t>
      </w:r>
      <w:r w:rsidR="001D4759" w:rsidRPr="00283B6D">
        <w:rPr>
          <w:rFonts w:ascii="Times New Roman" w:hAnsi="Times New Roman" w:cs="Times New Roman"/>
          <w:sz w:val="24"/>
          <w:szCs w:val="24"/>
        </w:rPr>
        <w:t xml:space="preserve">To simulate increased ambient temperatures, 100 </w:t>
      </w:r>
      <w:r w:rsidR="001D4759" w:rsidRPr="00283B6D">
        <w:rPr>
          <w:rFonts w:ascii="Times New Roman" w:hAnsi="Times New Roman" w:cs="Times New Roman"/>
          <w:i/>
          <w:iCs/>
          <w:sz w:val="24"/>
          <w:szCs w:val="24"/>
        </w:rPr>
        <w:t>C. nutans</w:t>
      </w:r>
      <w:r w:rsidR="001D4759" w:rsidRPr="00283B6D">
        <w:rPr>
          <w:rFonts w:ascii="Times New Roman" w:hAnsi="Times New Roman" w:cs="Times New Roman"/>
          <w:sz w:val="24"/>
          <w:szCs w:val="24"/>
        </w:rPr>
        <w:t xml:space="preserve"> and 48 </w:t>
      </w:r>
      <w:r w:rsidR="001D4759" w:rsidRPr="00283B6D">
        <w:rPr>
          <w:rFonts w:ascii="Times New Roman" w:hAnsi="Times New Roman" w:cs="Times New Roman"/>
          <w:i/>
          <w:iCs/>
          <w:sz w:val="24"/>
          <w:szCs w:val="24"/>
        </w:rPr>
        <w:t xml:space="preserve">C. </w:t>
      </w:r>
      <w:proofErr w:type="spellStart"/>
      <w:r w:rsidR="001D4759" w:rsidRPr="00283B6D">
        <w:rPr>
          <w:rFonts w:ascii="Times New Roman" w:hAnsi="Times New Roman" w:cs="Times New Roman"/>
          <w:i/>
          <w:iCs/>
          <w:sz w:val="24"/>
          <w:szCs w:val="24"/>
        </w:rPr>
        <w:t>acanthoides</w:t>
      </w:r>
      <w:proofErr w:type="spellEnd"/>
      <w:r w:rsidR="001D4759" w:rsidRPr="00283B6D">
        <w:rPr>
          <w:rFonts w:ascii="Times New Roman" w:hAnsi="Times New Roman" w:cs="Times New Roman"/>
          <w:sz w:val="24"/>
          <w:szCs w:val="24"/>
        </w:rPr>
        <w:t xml:space="preserve"> were randomly chosen to </w:t>
      </w:r>
      <w:r w:rsidR="001D4759">
        <w:rPr>
          <w:rFonts w:ascii="Times New Roman" w:hAnsi="Times New Roman" w:cs="Times New Roman"/>
          <w:sz w:val="24"/>
          <w:szCs w:val="24"/>
        </w:rPr>
        <w:t>be passively warmed using</w:t>
      </w:r>
      <w:r w:rsidR="001D4759" w:rsidRPr="00283B6D">
        <w:rPr>
          <w:rFonts w:ascii="Times New Roman" w:hAnsi="Times New Roman" w:cs="Times New Roman"/>
          <w:sz w:val="24"/>
          <w:szCs w:val="24"/>
        </w:rPr>
        <w:t xml:space="preserve"> fibreglass open-top chambers (OTC) shortly after being planted in the field. </w:t>
      </w:r>
      <w:r w:rsidR="009B7AD2">
        <w:rPr>
          <w:rFonts w:ascii="Times New Roman" w:hAnsi="Times New Roman" w:cs="Times New Roman"/>
          <w:sz w:val="24"/>
          <w:szCs w:val="24"/>
        </w:rPr>
        <w:t xml:space="preserve"> A</w:t>
      </w:r>
      <w:r w:rsidRPr="00283B6D">
        <w:rPr>
          <w:rFonts w:ascii="Times New Roman" w:hAnsi="Times New Roman" w:cs="Times New Roman"/>
          <w:sz w:val="24"/>
          <w:szCs w:val="24"/>
        </w:rPr>
        <w:t xml:space="preserve">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The OTCs</w:t>
      </w:r>
      <w:r w:rsidR="001D4759">
        <w:rPr>
          <w:rFonts w:ascii="Times New Roman" w:hAnsi="Times New Roman" w:cs="Times New Roman"/>
          <w:sz w:val="24"/>
          <w:szCs w:val="24"/>
        </w:rPr>
        <w:t xml:space="preserve"> used in this experiment</w:t>
      </w:r>
      <w:r w:rsidRPr="00283B6D">
        <w:rPr>
          <w:rFonts w:ascii="Times New Roman" w:hAnsi="Times New Roman" w:cs="Times New Roman"/>
          <w:sz w:val="24"/>
          <w:szCs w:val="24"/>
        </w:rPr>
        <w:t xml:space="preserve">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2011) and are built to the specifications listed in the International Tundra Experiment Manual (</w:t>
      </w:r>
      <w:proofErr w:type="spellStart"/>
      <w:r w:rsidRPr="00283B6D">
        <w:rPr>
          <w:rFonts w:ascii="Times New Roman" w:hAnsi="Times New Roman" w:cs="Times New Roman"/>
          <w:sz w:val="24"/>
          <w:szCs w:val="24"/>
        </w:rPr>
        <w:t>Molau</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Mølgaard</w:t>
      </w:r>
      <w:proofErr w:type="spellEnd"/>
      <w:r w:rsidRPr="00283B6D">
        <w:rPr>
          <w:rFonts w:ascii="Times New Roman" w:hAnsi="Times New Roman" w:cs="Times New Roman"/>
          <w:sz w:val="24"/>
          <w:szCs w:val="24"/>
        </w:rPr>
        <w:t xml:space="preserve">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582D0B00"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w:t>
      </w:r>
      <w:proofErr w:type="gramStart"/>
      <w:r w:rsidRPr="00283B6D">
        <w:rPr>
          <w:rFonts w:ascii="Times New Roman" w:hAnsi="Times New Roman" w:cs="Times New Roman"/>
          <w:sz w:val="24"/>
          <w:szCs w:val="24"/>
        </w:rPr>
        <w:t>particular individual</w:t>
      </w:r>
      <w:proofErr w:type="gramEnd"/>
      <w:r w:rsidRPr="00283B6D">
        <w:rPr>
          <w:rFonts w:ascii="Times New Roman" w:hAnsi="Times New Roman" w:cs="Times New Roman"/>
          <w:sz w:val="24"/>
          <w:szCs w:val="24"/>
        </w:rPr>
        <w:t xml:space="preserve"> </w:t>
      </w:r>
      <w:r w:rsidR="009B7AD2">
        <w:rPr>
          <w:rFonts w:ascii="Times New Roman" w:hAnsi="Times New Roman" w:cs="Times New Roman"/>
          <w:sz w:val="24"/>
          <w:szCs w:val="24"/>
        </w:rPr>
        <w:t xml:space="preserve">either </w:t>
      </w:r>
      <w:r w:rsidRPr="00283B6D">
        <w:rPr>
          <w:rFonts w:ascii="Times New Roman" w:hAnsi="Times New Roman" w:cs="Times New Roman"/>
          <w:sz w:val="24"/>
          <w:szCs w:val="24"/>
        </w:rPr>
        <w:t xml:space="preserve">a) desiccated, b) collapsed under its own weight, or c) stopped producing new flower buds, the heights of all </w:t>
      </w:r>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on the individual were measured before cutting the plant down. In instances where pollen bags caused </w:t>
      </w:r>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to droop, the erect height of the flower </w:t>
      </w:r>
      <w:r w:rsidR="00B84E1B">
        <w:rPr>
          <w:rFonts w:ascii="Times New Roman" w:hAnsi="Times New Roman" w:cs="Times New Roman"/>
          <w:sz w:val="24"/>
          <w:szCs w:val="24"/>
        </w:rPr>
        <w:t xml:space="preserve">head </w:t>
      </w:r>
      <w:r w:rsidRPr="00283B6D">
        <w:rPr>
          <w:rFonts w:ascii="Times New Roman" w:hAnsi="Times New Roman" w:cs="Times New Roman"/>
          <w:sz w:val="24"/>
          <w:szCs w:val="24"/>
        </w:rPr>
        <w:t>was measured. All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measurements were taken over the course of three weeks, starting in mid-</w:t>
      </w:r>
      <w:proofErr w:type="gramStart"/>
      <w:r w:rsidRPr="00283B6D">
        <w:rPr>
          <w:rFonts w:ascii="Times New Roman" w:hAnsi="Times New Roman" w:cs="Times New Roman"/>
          <w:sz w:val="24"/>
          <w:szCs w:val="24"/>
        </w:rPr>
        <w:t>July</w:t>
      </w:r>
      <w:proofErr w:type="gramEnd"/>
      <w:r w:rsidRPr="00283B6D">
        <w:rPr>
          <w:rFonts w:ascii="Times New Roman" w:hAnsi="Times New Roman" w:cs="Times New Roman"/>
          <w:sz w:val="24"/>
          <w:szCs w:val="24"/>
        </w:rPr>
        <w:t xml:space="preserve">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14BD810"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proofErr w:type="spellStart"/>
      <w:r w:rsidR="00F4537A">
        <w:rPr>
          <w:rFonts w:ascii="Times New Roman" w:hAnsi="Times New Roman" w:cs="Times New Roman"/>
          <w:sz w:val="24"/>
          <w:szCs w:val="24"/>
        </w:rPr>
        <w:t>Katul</w:t>
      </w:r>
      <w:proofErr w:type="spellEnd"/>
      <w:r w:rsidR="00F4537A">
        <w:rPr>
          <w:rFonts w:ascii="Times New Roman" w:hAnsi="Times New Roman" w:cs="Times New Roman"/>
          <w:sz w:val="24"/>
          <w:szCs w:val="24"/>
        </w:rPr>
        <w:t xml:space="preserve"> </w:t>
      </w:r>
      <w:r w:rsidR="00F4537A" w:rsidRPr="00172CE3">
        <w:rPr>
          <w:rFonts w:ascii="Times New Roman" w:hAnsi="Times New Roman" w:cs="Times New Roman"/>
          <w:i/>
          <w:iCs/>
          <w:sz w:val="24"/>
          <w:szCs w:val="24"/>
        </w:rPr>
        <w:t>et al</w:t>
      </w:r>
      <w:r w:rsidR="00F4537A">
        <w:rPr>
          <w:rFonts w:ascii="Times New Roman" w:hAnsi="Times New Roman" w:cs="Times New Roman"/>
          <w:sz w:val="24"/>
          <w:szCs w:val="24"/>
        </w:rPr>
        <w:t>. 2005)</w:t>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w:t>
      </w:r>
      <w:commentRangeStart w:id="6"/>
      <w:commentRangeStart w:id="7"/>
      <w:commentRangeStart w:id="8"/>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w:t>
      </w:r>
      <w:r w:rsidRPr="00172CE3">
        <w:rPr>
          <w:rFonts w:ascii="Times New Roman" w:hAnsi="Times New Roman" w:cs="Times New Roman"/>
          <w:i/>
          <w:iCs/>
          <w:sz w:val="24"/>
          <w:szCs w:val="24"/>
        </w:rPr>
        <w:t>et al</w:t>
      </w:r>
      <w:r w:rsidRPr="00283B6D">
        <w:rPr>
          <w:rFonts w:ascii="Times New Roman" w:hAnsi="Times New Roman" w:cs="Times New Roman"/>
          <w:sz w:val="24"/>
          <w:szCs w:val="24"/>
        </w:rPr>
        <w:t xml:space="preserve">. 2005;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w:t>
      </w:r>
      <w:commentRangeEnd w:id="6"/>
      <w:r w:rsidR="00400ABB">
        <w:rPr>
          <w:rStyle w:val="CommentReference"/>
        </w:rPr>
        <w:commentReference w:id="6"/>
      </w:r>
      <w:commentRangeEnd w:id="7"/>
      <w:r w:rsidR="005A0CB0">
        <w:rPr>
          <w:rStyle w:val="CommentReference"/>
        </w:rPr>
        <w:commentReference w:id="7"/>
      </w:r>
      <w:commentRangeEnd w:id="8"/>
      <w:r w:rsidR="00CA550E">
        <w:rPr>
          <w:rStyle w:val="CommentReference"/>
        </w:rPr>
        <w:commentReference w:id="8"/>
      </w:r>
      <w:r w:rsidR="00CA550E">
        <w:rPr>
          <w:rFonts w:ascii="Times New Roman" w:hAnsi="Times New Roman" w:cs="Times New Roman"/>
          <w:sz w:val="24"/>
          <w:szCs w:val="24"/>
        </w:rPr>
        <w:t xml:space="preserve">; </w:t>
      </w:r>
      <w:r w:rsidR="00CA550E" w:rsidRPr="00283B6D">
        <w:rPr>
          <w:rFonts w:ascii="Times New Roman" w:hAnsi="Times New Roman" w:cs="Times New Roman"/>
          <w:sz w:val="24"/>
          <w:szCs w:val="24"/>
        </w:rPr>
        <w:t xml:space="preserve">Bullock </w:t>
      </w:r>
      <w:r w:rsidR="00CA550E" w:rsidRPr="00283B6D">
        <w:rPr>
          <w:rFonts w:ascii="Times New Roman" w:hAnsi="Times New Roman" w:cs="Times New Roman"/>
          <w:i/>
          <w:iCs/>
          <w:sz w:val="24"/>
          <w:szCs w:val="24"/>
        </w:rPr>
        <w:t>et al</w:t>
      </w:r>
      <w:r w:rsidR="00CA550E" w:rsidRPr="00283B6D">
        <w:rPr>
          <w:rFonts w:ascii="Times New Roman" w:hAnsi="Times New Roman" w:cs="Times New Roman"/>
          <w:sz w:val="24"/>
          <w:szCs w:val="24"/>
        </w:rPr>
        <w:t>.</w:t>
      </w:r>
      <w:r w:rsidR="00CA550E">
        <w:rPr>
          <w:rFonts w:ascii="Times New Roman" w:hAnsi="Times New Roman" w:cs="Times New Roman"/>
          <w:sz w:val="24"/>
          <w:szCs w:val="24"/>
        </w:rPr>
        <w:t xml:space="preserve"> 2012</w:t>
      </w:r>
      <w:r w:rsidRPr="00283B6D">
        <w:rPr>
          <w:rFonts w:ascii="Times New Roman" w:hAnsi="Times New Roman" w:cs="Times New Roman"/>
          <w:sz w:val="24"/>
          <w:szCs w:val="24"/>
        </w:rPr>
        <w:t>). The dispersal kernel generated under this model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153231" w14:paraId="091F3D35" w14:textId="77777777" w:rsidTr="00DB11A3">
        <w:tc>
          <w:tcPr>
            <w:tcW w:w="850" w:type="dxa"/>
            <w:vAlign w:val="center"/>
          </w:tcPr>
          <w:p w14:paraId="2D7797F5" w14:textId="77777777" w:rsidR="00153231" w:rsidRDefault="00153231" w:rsidP="00DB11A3">
            <w:pPr>
              <w:spacing w:after="120"/>
              <w:jc w:val="center"/>
              <w:rPr>
                <w:rFonts w:ascii="Times New Roman" w:hAnsi="Times New Roman" w:cs="Times New Roman"/>
                <w:sz w:val="24"/>
                <w:szCs w:val="24"/>
              </w:rPr>
            </w:pPr>
          </w:p>
        </w:tc>
        <w:tc>
          <w:tcPr>
            <w:tcW w:w="7654" w:type="dxa"/>
            <w:vAlign w:val="center"/>
          </w:tcPr>
          <w:p w14:paraId="600D4DDF" w14:textId="00767486" w:rsidR="00153231" w:rsidRDefault="00153231" w:rsidP="00DB11A3">
            <w:pPr>
              <w:spacing w:after="120"/>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m:t>
                                </m:r>
                              </m:sup>
                            </m:sSup>
                          </m:num>
                          <m:den>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3</m:t>
                                </m:r>
                              </m:sup>
                            </m:sSup>
                          </m:den>
                        </m:f>
                      </m:e>
                    </m:d>
                  </m:e>
                  <m:sup>
                    <m:r>
                      <w:rPr>
                        <w:rFonts w:ascii="Cambria Math" w:hAnsi="Cambria Math" w:cs="Times New Roman"/>
                        <w:sz w:val="24"/>
                        <w:szCs w:val="24"/>
                      </w:rPr>
                      <m:t>1/2</m:t>
                    </m:r>
                  </m:sup>
                </m:sSup>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begChr m:val="["/>
                        <m:endChr m:val="]"/>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r-</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sup>
                                <m:r>
                                  <w:rPr>
                                    <w:rFonts w:ascii="Cambria Math" w:hAnsi="Cambria Math" w:cs="Times New Roman"/>
                                    <w:sz w:val="24"/>
                                    <w:szCs w:val="24"/>
                                  </w:rPr>
                                  <m:t>2</m:t>
                                </m:r>
                              </m:sup>
                            </m:sSup>
                            <m:r>
                              <m:rPr>
                                <m:sty m:val="p"/>
                              </m:rPr>
                              <w:rPr>
                                <w:rFonts w:ascii="Cambria Math" w:hAnsi="Cambria Math" w:cs="Times New Roman"/>
                                <w:sz w:val="24"/>
                                <w:szCs w:val="24"/>
                              </w:rPr>
                              <m:t>r</m:t>
                            </m:r>
                          </m:den>
                        </m:f>
                      </m:e>
                    </m:d>
                  </m:e>
                </m:func>
              </m:oMath>
            </m:oMathPara>
          </w:p>
        </w:tc>
        <w:tc>
          <w:tcPr>
            <w:tcW w:w="850" w:type="dxa"/>
            <w:vAlign w:val="center"/>
          </w:tcPr>
          <w:p w14:paraId="797142DE" w14:textId="75BF7A4A" w:rsidR="00153231" w:rsidRDefault="00153231" w:rsidP="00DB11A3">
            <w:pPr>
              <w:spacing w:after="120"/>
              <w:jc w:val="right"/>
              <w:rPr>
                <w:rFonts w:ascii="Times New Roman" w:hAnsi="Times New Roman" w:cs="Times New Roman"/>
                <w:sz w:val="24"/>
                <w:szCs w:val="24"/>
              </w:rPr>
            </w:pPr>
            <w:r>
              <w:rPr>
                <w:rFonts w:ascii="Times New Roman" w:hAnsi="Times New Roman" w:cs="Times New Roman"/>
                <w:sz w:val="24"/>
                <w:szCs w:val="24"/>
              </w:rPr>
              <w:t>[1]</w:t>
            </w:r>
          </w:p>
        </w:tc>
      </w:tr>
    </w:tbl>
    <w:p w14:paraId="1B4731B4" w14:textId="77777777" w:rsidR="00283B6D" w:rsidRPr="00283B6D" w:rsidRDefault="00283B6D" w:rsidP="00DB11A3">
      <w:pPr>
        <w:spacing w:before="120" w:after="120" w:line="240" w:lineRule="auto"/>
        <w:jc w:val="both"/>
        <w:rPr>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153231" w14:paraId="608DC918" w14:textId="77777777" w:rsidTr="008A6BDD">
        <w:tc>
          <w:tcPr>
            <w:tcW w:w="850" w:type="dxa"/>
            <w:vAlign w:val="center"/>
          </w:tcPr>
          <w:p w14:paraId="52AD76C6" w14:textId="77777777" w:rsidR="00153231" w:rsidRDefault="00153231" w:rsidP="00255892">
            <w:pPr>
              <w:spacing w:after="120"/>
              <w:jc w:val="center"/>
              <w:rPr>
                <w:rFonts w:ascii="Times New Roman" w:hAnsi="Times New Roman" w:cs="Times New Roman"/>
                <w:sz w:val="24"/>
                <w:szCs w:val="24"/>
              </w:rPr>
            </w:pPr>
          </w:p>
        </w:tc>
        <w:tc>
          <w:tcPr>
            <w:tcW w:w="7654" w:type="dxa"/>
            <w:vAlign w:val="center"/>
          </w:tcPr>
          <w:p w14:paraId="63B25E99" w14:textId="4783EB53" w:rsidR="00153231" w:rsidRDefault="00153231" w:rsidP="00DA4B69">
            <w:pPr>
              <w:spacing w:after="120"/>
              <w:jc w:val="center"/>
              <w:rPr>
                <w:rFonts w:ascii="Times New Roman" w:hAnsi="Times New Roman" w:cs="Times New Roman"/>
                <w:sz w:val="24"/>
                <w:szCs w:val="24"/>
              </w:rPr>
            </w:pPr>
            <m:oMathPara>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tc>
        <w:tc>
          <w:tcPr>
            <w:tcW w:w="850" w:type="dxa"/>
            <w:vAlign w:val="center"/>
          </w:tcPr>
          <w:p w14:paraId="4CE3F729" w14:textId="2E48BB53" w:rsidR="00153231" w:rsidRDefault="00153231" w:rsidP="00255892">
            <w:pPr>
              <w:spacing w:after="120"/>
              <w:jc w:val="right"/>
              <w:rPr>
                <w:rFonts w:ascii="Times New Roman" w:hAnsi="Times New Roman" w:cs="Times New Roman"/>
                <w:sz w:val="24"/>
                <w:szCs w:val="24"/>
              </w:rPr>
            </w:pPr>
            <w:r>
              <w:rPr>
                <w:rFonts w:ascii="Times New Roman" w:hAnsi="Times New Roman" w:cs="Times New Roman"/>
                <w:sz w:val="24"/>
                <w:szCs w:val="24"/>
              </w:rPr>
              <w:t>[2]</w:t>
            </w:r>
          </w:p>
        </w:tc>
      </w:tr>
    </w:tbl>
    <w:p w14:paraId="68F5821F" w14:textId="54D96D2B" w:rsidR="00283B6D" w:rsidRPr="00283B6D" w:rsidRDefault="000224B1" w:rsidP="008A6BDD">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wh</w:t>
      </w:r>
      <w:r w:rsidR="00283B6D"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00283B6D"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00283B6D"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00283B6D" w:rsidRPr="00283B6D">
        <w:rPr>
          <w:rFonts w:ascii="Times New Roman" w:eastAsiaTheme="minorEastAsia" w:hAnsi="Times New Roman" w:cs="Times New Roman"/>
          <w:sz w:val="24"/>
          <w:szCs w:val="24"/>
        </w:rPr>
        <w:t xml:space="preserve"> is the roughness length, and</w:t>
      </w:r>
      <w:r w:rsidR="00283B6D"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00283B6D" w:rsidRPr="00283B6D">
        <w:rPr>
          <w:rFonts w:ascii="Times New Roman" w:hAnsi="Times New Roman" w:cs="Times New Roman"/>
          <w:sz w:val="24"/>
          <w:szCs w:val="24"/>
        </w:rPr>
        <w:t xml:space="preserve"> is the von Karman constant. More information about calculating </w:t>
      </w:r>
      <w:r w:rsidR="00283B6D" w:rsidRPr="00283B6D">
        <w:rPr>
          <w:rFonts w:ascii="Times New Roman" w:hAnsi="Times New Roman" w:cs="Times New Roman"/>
          <w:sz w:val="24"/>
          <w:szCs w:val="24"/>
        </w:rPr>
        <w:lastRenderedPageBreak/>
        <w:t xml:space="preserve">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00283B6D"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00283B6D"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to get a modified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153231" w14:paraId="6E1B6E82" w14:textId="77777777" w:rsidTr="008A6BDD">
        <w:tc>
          <w:tcPr>
            <w:tcW w:w="850" w:type="dxa"/>
            <w:vAlign w:val="center"/>
          </w:tcPr>
          <w:p w14:paraId="6AC6AC3D" w14:textId="77777777" w:rsidR="00153231" w:rsidRDefault="00153231" w:rsidP="00255892">
            <w:pPr>
              <w:spacing w:after="120"/>
              <w:jc w:val="center"/>
              <w:rPr>
                <w:rFonts w:ascii="Times New Roman" w:hAnsi="Times New Roman" w:cs="Times New Roman"/>
                <w:sz w:val="24"/>
                <w:szCs w:val="24"/>
              </w:rPr>
            </w:pPr>
          </w:p>
        </w:tc>
        <w:tc>
          <w:tcPr>
            <w:tcW w:w="7654" w:type="dxa"/>
            <w:vAlign w:val="center"/>
          </w:tcPr>
          <w:p w14:paraId="62CA9592" w14:textId="6A23B91F" w:rsidR="00153231" w:rsidRDefault="00153231" w:rsidP="00DA4B69">
            <w:pPr>
              <w:spacing w:after="120"/>
              <w:jc w:val="center"/>
              <w:rPr>
                <w:rFonts w:ascii="Times New Roman" w:hAnsi="Times New Roman"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tc>
        <w:tc>
          <w:tcPr>
            <w:tcW w:w="850" w:type="dxa"/>
            <w:vAlign w:val="center"/>
          </w:tcPr>
          <w:p w14:paraId="10D8F428" w14:textId="0939D0C5" w:rsidR="00153231" w:rsidRDefault="00153231" w:rsidP="00255892">
            <w:pPr>
              <w:spacing w:after="120"/>
              <w:jc w:val="right"/>
              <w:rPr>
                <w:rFonts w:ascii="Times New Roman" w:hAnsi="Times New Roman" w:cs="Times New Roman"/>
                <w:sz w:val="24"/>
                <w:szCs w:val="24"/>
              </w:rPr>
            </w:pPr>
            <w:r>
              <w:rPr>
                <w:rFonts w:ascii="Times New Roman" w:hAnsi="Times New Roman" w:cs="Times New Roman"/>
                <w:sz w:val="24"/>
                <w:szCs w:val="24"/>
              </w:rPr>
              <w:t>[3]</w:t>
            </w:r>
          </w:p>
        </w:tc>
      </w:tr>
    </w:tbl>
    <w:p w14:paraId="65646AF7" w14:textId="38D0A292" w:rsidR="00153231" w:rsidRDefault="00283B6D" w:rsidP="008A6BDD">
      <w:pPr>
        <w:spacing w:before="120" w:after="120" w:line="240" w:lineRule="auto"/>
        <w:jc w:val="both"/>
        <w:rPr>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w:t>
      </w:r>
      <w:proofErr w:type="spellStart"/>
      <w:r w:rsidRPr="00283B6D">
        <w:rPr>
          <w:rFonts w:ascii="Times New Roman" w:eastAsiaTheme="minorEastAsia" w:hAnsi="Times New Roman" w:cs="Times New Roman"/>
          <w:sz w:val="24"/>
          <w:szCs w:val="24"/>
        </w:rPr>
        <w:t>obability</w:t>
      </w:r>
      <w:proofErr w:type="spellEnd"/>
      <w:r w:rsidRPr="00283B6D">
        <w:rPr>
          <w:rFonts w:ascii="Times New Roman" w:eastAsiaTheme="minorEastAsia" w:hAnsi="Times New Roman" w:cs="Times New Roman"/>
          <w:sz w:val="24"/>
          <w:szCs w:val="24"/>
        </w:rPr>
        <w:t xml:space="preserve">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153231" w14:paraId="4284145D" w14:textId="77777777" w:rsidTr="008A6BDD">
        <w:tc>
          <w:tcPr>
            <w:tcW w:w="850" w:type="dxa"/>
            <w:vAlign w:val="center"/>
          </w:tcPr>
          <w:p w14:paraId="20558777" w14:textId="77777777" w:rsidR="00153231" w:rsidRDefault="00153231" w:rsidP="00255892">
            <w:pPr>
              <w:spacing w:after="120"/>
              <w:jc w:val="center"/>
              <w:rPr>
                <w:rFonts w:ascii="Times New Roman" w:hAnsi="Times New Roman" w:cs="Times New Roman"/>
                <w:sz w:val="24"/>
                <w:szCs w:val="24"/>
              </w:rPr>
            </w:pPr>
          </w:p>
        </w:tc>
        <w:tc>
          <w:tcPr>
            <w:tcW w:w="7654" w:type="dxa"/>
            <w:vAlign w:val="center"/>
          </w:tcPr>
          <w:p w14:paraId="0C3A9582" w14:textId="04F71113" w:rsidR="00153231" w:rsidRDefault="00153231" w:rsidP="008A6BDD">
            <w:pPr>
              <w:spacing w:after="120"/>
              <w:jc w:val="center"/>
              <w:rPr>
                <w:rFonts w:ascii="Times New Roman" w:hAnsi="Times New Roman" w:cs="Times New Roman"/>
                <w:sz w:val="24"/>
                <w:szCs w:val="24"/>
              </w:rPr>
            </w:pPr>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tc>
        <w:tc>
          <w:tcPr>
            <w:tcW w:w="850" w:type="dxa"/>
            <w:vAlign w:val="center"/>
          </w:tcPr>
          <w:p w14:paraId="3E865553" w14:textId="1536F1FC" w:rsidR="00153231" w:rsidRDefault="00153231" w:rsidP="00255892">
            <w:pPr>
              <w:spacing w:after="120"/>
              <w:jc w:val="right"/>
              <w:rPr>
                <w:rFonts w:ascii="Times New Roman" w:hAnsi="Times New Roman" w:cs="Times New Roman"/>
                <w:sz w:val="24"/>
                <w:szCs w:val="24"/>
              </w:rPr>
            </w:pPr>
            <w:r>
              <w:rPr>
                <w:rFonts w:ascii="Times New Roman" w:hAnsi="Times New Roman" w:cs="Times New Roman"/>
                <w:sz w:val="24"/>
                <w:szCs w:val="24"/>
              </w:rPr>
              <w:t>[4]</w:t>
            </w:r>
          </w:p>
        </w:tc>
      </w:tr>
    </w:tbl>
    <w:p w14:paraId="7482B7FF" w14:textId="77C3E804" w:rsidR="00283B6D" w:rsidRDefault="00283B6D" w:rsidP="008A6BDD">
      <w:pPr>
        <w:spacing w:before="120" w:after="120" w:line="240" w:lineRule="auto"/>
        <w:jc w:val="both"/>
        <w:rPr>
          <w:rFonts w:ascii="Times New Roman" w:eastAsiaTheme="minorEastAsia" w:hAnsi="Times New Roman" w:cs="Times New Roman"/>
          <w:sz w:val="24"/>
          <w:szCs w:val="24"/>
        </w:rPr>
      </w:pPr>
      <w:proofErr w:type="gramStart"/>
      <w:r w:rsidRPr="00283B6D">
        <w:rPr>
          <w:rFonts w:ascii="Times New Roman" w:hAnsi="Times New Roman" w:cs="Times New Roman"/>
          <w:sz w:val="24"/>
          <w:szCs w:val="24"/>
        </w:rPr>
        <w:t>so</w:t>
      </w:r>
      <w:proofErr w:type="gramEnd"/>
      <w:r w:rsidRPr="00283B6D">
        <w:rPr>
          <w:rFonts w:ascii="Times New Roman" w:hAnsi="Times New Roman" w:cs="Times New Roman"/>
          <w:sz w:val="24"/>
          <w:szCs w:val="24"/>
        </w:rPr>
        <w:t xml:space="preserve"> the new dispersal kernel accounts for variation in wind speed and seed terminal velocity as well as all of the different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heights </w:t>
      </w:r>
      <w:r w:rsidR="009B7AD2">
        <w:rPr>
          <w:rFonts w:ascii="Times New Roman" w:hAnsi="Times New Roman" w:cs="Times New Roman"/>
          <w:sz w:val="24"/>
          <w:szCs w:val="24"/>
        </w:rPr>
        <w:t>from which</w:t>
      </w:r>
      <w:r w:rsidR="009B7AD2" w:rsidRPr="00283B6D">
        <w:rPr>
          <w:rFonts w:ascii="Times New Roman" w:hAnsi="Times New Roman" w:cs="Times New Roman"/>
          <w:sz w:val="24"/>
          <w:szCs w:val="24"/>
        </w:rPr>
        <w:t xml:space="preserve"> </w:t>
      </w:r>
      <w:r w:rsidRPr="00283B6D">
        <w:rPr>
          <w:rFonts w:ascii="Times New Roman" w:hAnsi="Times New Roman" w:cs="Times New Roman"/>
          <w:sz w:val="24"/>
          <w:szCs w:val="24"/>
        </w:rPr>
        <w:t>seeds can be released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2011). Note that</w:t>
      </w:r>
      <w:r w:rsidR="009B7AD2">
        <w:rPr>
          <w:rFonts w:ascii="Times New Roman" w:hAnsi="Times New Roman" w:cs="Times New Roman"/>
          <w:sz w:val="24"/>
          <w:szCs w:val="24"/>
        </w:rPr>
        <w:t>,</w:t>
      </w:r>
      <w:r w:rsidRPr="00283B6D">
        <w:rPr>
          <w:rFonts w:ascii="Times New Roman" w:hAnsi="Times New Roman" w:cs="Times New Roman"/>
          <w:sz w:val="24"/>
          <w:szCs w:val="24"/>
        </w:rPr>
        <w:t xml:space="preserve">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r w:rsidR="00B84E1B">
        <w:rPr>
          <w:rFonts w:ascii="Times New Roman" w:eastAsiaTheme="minorEastAsia" w:hAnsi="Times New Roman" w:cs="Times New Roman"/>
          <w:sz w:val="24"/>
          <w:szCs w:val="24"/>
        </w:rPr>
        <w:t xml:space="preserve">head </w:t>
      </w:r>
      <w:r w:rsidRPr="00283B6D">
        <w:rPr>
          <w:rFonts w:ascii="Times New Roman" w:eastAsiaTheme="minorEastAsia" w:hAnsi="Times New Roman" w:cs="Times New Roman"/>
          <w:sz w:val="24"/>
          <w:szCs w:val="24"/>
        </w:rPr>
        <w:t>heights, not just the maxima.</w:t>
      </w:r>
      <w:r w:rsidR="00404575">
        <w:rPr>
          <w:rFonts w:ascii="Times New Roman" w:eastAsiaTheme="minorEastAsia" w:hAnsi="Times New Roman" w:cs="Times New Roman"/>
          <w:sz w:val="24"/>
          <w:szCs w:val="24"/>
        </w:rPr>
        <w:t xml:space="preserve"> Dispersal distances were then simulated for the various combinations of species, warmed/</w:t>
      </w:r>
      <w:proofErr w:type="spellStart"/>
      <w:r w:rsidR="00404575">
        <w:rPr>
          <w:rFonts w:ascii="Times New Roman" w:eastAsiaTheme="minorEastAsia" w:hAnsi="Times New Roman" w:cs="Times New Roman"/>
          <w:sz w:val="24"/>
          <w:szCs w:val="24"/>
        </w:rPr>
        <w:t>unwarmed</w:t>
      </w:r>
      <w:proofErr w:type="spellEnd"/>
      <w:r w:rsidR="00404575">
        <w:rPr>
          <w:rFonts w:ascii="Times New Roman" w:eastAsiaTheme="minorEastAsia" w:hAnsi="Times New Roman" w:cs="Times New Roman"/>
          <w:sz w:val="24"/>
          <w:szCs w:val="24"/>
        </w:rPr>
        <w:t xml:space="preserve"> treatment, and maximum/distributed flower heights so that dispersal kernels between these various combinations could be compared.</w:t>
      </w:r>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Statistical Analyses</w:t>
      </w:r>
    </w:p>
    <w:p w14:paraId="38AB0253" w14:textId="6E6FC817" w:rsidR="0079407A" w:rsidRDefault="00283B6D" w:rsidP="008A6BD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r w:rsidRPr="00283B6D">
        <w:rPr>
          <w:rFonts w:ascii="Times New Roman" w:hAnsi="Times New Roman" w:cs="Times New Roman"/>
          <w:sz w:val="24"/>
          <w:szCs w:val="24"/>
        </w:rPr>
        <w:t xml:space="preserve"> (R Development Core Team, 2009). For each</w:t>
      </w:r>
      <w:r w:rsidR="004427CC">
        <w:rPr>
          <w:rFonts w:ascii="Times New Roman" w:hAnsi="Times New Roman" w:cs="Times New Roman"/>
          <w:sz w:val="24"/>
          <w:szCs w:val="24"/>
        </w:rPr>
        <w:t xml:space="preserve"> of the two</w:t>
      </w:r>
      <w:r w:rsidR="007C60E0">
        <w:rPr>
          <w:rFonts w:ascii="Times New Roman" w:hAnsi="Times New Roman" w:cs="Times New Roman"/>
          <w:sz w:val="24"/>
          <w:szCs w:val="24"/>
        </w:rPr>
        <w:t xml:space="preserve"> thistle</w:t>
      </w:r>
      <w:r w:rsidRPr="00283B6D">
        <w:rPr>
          <w:rFonts w:ascii="Times New Roman" w:hAnsi="Times New Roman" w:cs="Times New Roman"/>
          <w:sz w:val="24"/>
          <w:szCs w:val="24"/>
        </w:rPr>
        <w:t xml:space="preserve"> species, the effect of warming treatment on mean </w:t>
      </w:r>
      <w:r w:rsidR="000A7A23">
        <w:rPr>
          <w:rFonts w:ascii="Times New Roman" w:hAnsi="Times New Roman" w:cs="Times New Roman"/>
          <w:sz w:val="24"/>
          <w:szCs w:val="24"/>
        </w:rPr>
        <w:t>flower head height</w:t>
      </w:r>
      <w:r w:rsidRPr="00283B6D">
        <w:rPr>
          <w:rFonts w:ascii="Times New Roman" w:hAnsi="Times New Roman" w:cs="Times New Roman"/>
          <w:sz w:val="24"/>
          <w:szCs w:val="24"/>
        </w:rPr>
        <w:t xml:space="preserve"> was assessed using a mixed-effects linear model</w:t>
      </w:r>
      <w:r w:rsidR="004427CC">
        <w:rPr>
          <w:rFonts w:ascii="Times New Roman" w:hAnsi="Times New Roman" w:cs="Times New Roman"/>
          <w:sz w:val="24"/>
          <w:szCs w:val="24"/>
        </w:rPr>
        <w:t xml:space="preserve">, with the </w:t>
      </w:r>
      <w:proofErr w:type="spellStart"/>
      <w:r w:rsidR="004427CC" w:rsidRPr="001B5ACB">
        <w:rPr>
          <w:rFonts w:ascii="Consolas" w:hAnsi="Consolas" w:cs="Times New Roman"/>
          <w:b/>
          <w:bCs/>
          <w:sz w:val="23"/>
          <w:szCs w:val="23"/>
        </w:rPr>
        <w:t>lme</w:t>
      </w:r>
      <w:r w:rsidR="004427CC">
        <w:rPr>
          <w:rFonts w:ascii="Consolas" w:hAnsi="Consolas" w:cs="Times New Roman"/>
          <w:b/>
          <w:bCs/>
          <w:sz w:val="23"/>
          <w:szCs w:val="23"/>
        </w:rPr>
        <w:t>r</w:t>
      </w:r>
      <w:proofErr w:type="spellEnd"/>
      <w:r w:rsidR="004427CC">
        <w:rPr>
          <w:rFonts w:ascii="Times New Roman" w:hAnsi="Times New Roman" w:cs="Times New Roman"/>
          <w:sz w:val="24"/>
          <w:szCs w:val="24"/>
        </w:rPr>
        <w:t xml:space="preserve"> function</w:t>
      </w:r>
      <w:r w:rsidRPr="00283B6D">
        <w:rPr>
          <w:rFonts w:ascii="Times New Roman" w:hAnsi="Times New Roman" w:cs="Times New Roman"/>
          <w:sz w:val="24"/>
          <w:szCs w:val="24"/>
        </w:rPr>
        <w:t xml:space="preserve"> </w:t>
      </w:r>
      <w:r w:rsidR="004427CC">
        <w:rPr>
          <w:rFonts w:ascii="Times New Roman" w:hAnsi="Times New Roman" w:cs="Times New Roman"/>
          <w:sz w:val="24"/>
          <w:szCs w:val="24"/>
        </w:rPr>
        <w:t>from</w:t>
      </w:r>
      <w:r w:rsidR="004427CC"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the package </w:t>
      </w:r>
      <w:r w:rsidRPr="008A6BDD">
        <w:rPr>
          <w:rFonts w:ascii="Consolas" w:hAnsi="Consolas" w:cs="Times New Roman"/>
          <w:b/>
          <w:bCs/>
          <w:sz w:val="23"/>
          <w:szCs w:val="23"/>
        </w:rPr>
        <w:t>lme4</w:t>
      </w:r>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004427CC">
        <w:rPr>
          <w:rFonts w:ascii="Times New Roman" w:hAnsi="Times New Roman" w:cs="Times New Roman"/>
          <w:sz w:val="24"/>
          <w:szCs w:val="24"/>
        </w:rPr>
        <w:t>.</w:t>
      </w:r>
      <w:r w:rsidRPr="00283B6D">
        <w:rPr>
          <w:rFonts w:ascii="Times New Roman" w:hAnsi="Times New Roman" w:cs="Times New Roman"/>
          <w:sz w:val="24"/>
          <w:szCs w:val="24"/>
        </w:rPr>
        <w:t xml:space="preserve"> </w:t>
      </w:r>
      <w:r w:rsidR="00805A06">
        <w:rPr>
          <w:rFonts w:ascii="Times New Roman" w:hAnsi="Times New Roman" w:cs="Times New Roman"/>
          <w:sz w:val="24"/>
          <w:szCs w:val="24"/>
        </w:rPr>
        <w:t>Within</w:t>
      </w:r>
      <w:r w:rsidR="00805A06">
        <w:rPr>
          <w:rFonts w:ascii="Times New Roman" w:hAnsi="Times New Roman" w:cs="Times New Roman"/>
          <w:sz w:val="24"/>
          <w:szCs w:val="24"/>
        </w:rPr>
        <w:t xml:space="preserve"> </w:t>
      </w:r>
      <w:r w:rsidR="004427CC">
        <w:rPr>
          <w:rFonts w:ascii="Times New Roman" w:hAnsi="Times New Roman" w:cs="Times New Roman"/>
          <w:sz w:val="24"/>
          <w:szCs w:val="24"/>
        </w:rPr>
        <w:t>each model</w:t>
      </w:r>
      <w:r w:rsidR="00805A06">
        <w:rPr>
          <w:rFonts w:ascii="Times New Roman" w:hAnsi="Times New Roman" w:cs="Times New Roman"/>
          <w:sz w:val="24"/>
          <w:szCs w:val="24"/>
        </w:rPr>
        <w:t xml:space="preserve">, </w:t>
      </w:r>
      <w:r w:rsidR="004427CC">
        <w:rPr>
          <w:rFonts w:ascii="Times New Roman" w:hAnsi="Times New Roman" w:cs="Times New Roman"/>
          <w:sz w:val="24"/>
          <w:szCs w:val="24"/>
        </w:rPr>
        <w:t>warming</w:t>
      </w:r>
      <w:r w:rsidR="004427CC" w:rsidRPr="00283B6D">
        <w:rPr>
          <w:rFonts w:ascii="Times New Roman" w:hAnsi="Times New Roman" w:cs="Times New Roman"/>
          <w:sz w:val="24"/>
          <w:szCs w:val="24"/>
        </w:rPr>
        <w:t xml:space="preserve"> </w:t>
      </w:r>
      <w:r w:rsidRPr="00283B6D">
        <w:rPr>
          <w:rFonts w:ascii="Times New Roman" w:hAnsi="Times New Roman" w:cs="Times New Roman"/>
          <w:sz w:val="24"/>
          <w:szCs w:val="24"/>
        </w:rPr>
        <w:t>treatment</w:t>
      </w:r>
      <w:r w:rsidR="004427CC">
        <w:rPr>
          <w:rFonts w:ascii="Times New Roman" w:hAnsi="Times New Roman" w:cs="Times New Roman"/>
          <w:sz w:val="24"/>
          <w:szCs w:val="24"/>
        </w:rPr>
        <w:t xml:space="preserve"> or lack thereof</w:t>
      </w:r>
      <w:r w:rsidR="00805A06">
        <w:rPr>
          <w:rFonts w:ascii="Times New Roman" w:hAnsi="Times New Roman" w:cs="Times New Roman"/>
          <w:sz w:val="24"/>
          <w:szCs w:val="24"/>
        </w:rPr>
        <w:t xml:space="preserve"> was</w:t>
      </w:r>
      <w:r w:rsidR="004427CC">
        <w:rPr>
          <w:rFonts w:ascii="Times New Roman" w:hAnsi="Times New Roman" w:cs="Times New Roman"/>
          <w:sz w:val="24"/>
          <w:szCs w:val="24"/>
        </w:rPr>
        <w:t xml:space="preserve"> treated</w:t>
      </w:r>
      <w:r w:rsidRPr="00283B6D">
        <w:rPr>
          <w:rFonts w:ascii="Times New Roman" w:hAnsi="Times New Roman" w:cs="Times New Roman"/>
          <w:sz w:val="24"/>
          <w:szCs w:val="24"/>
        </w:rPr>
        <w:t xml:space="preserve"> as a fixed effect</w:t>
      </w:r>
      <w:r w:rsidR="00805A06">
        <w:rPr>
          <w:rFonts w:ascii="Times New Roman" w:hAnsi="Times New Roman" w:cs="Times New Roman"/>
          <w:sz w:val="24"/>
          <w:szCs w:val="24"/>
        </w:rPr>
        <w:t xml:space="preserve">, </w:t>
      </w:r>
      <w:r w:rsidR="00933C87">
        <w:rPr>
          <w:rFonts w:ascii="Times New Roman" w:hAnsi="Times New Roman" w:cs="Times New Roman"/>
          <w:sz w:val="24"/>
          <w:szCs w:val="24"/>
        </w:rPr>
        <w:t>initial rosette diameter shortly after planting</w:t>
      </w:r>
      <w:r w:rsidR="00805A06">
        <w:rPr>
          <w:rFonts w:ascii="Times New Roman" w:hAnsi="Times New Roman" w:cs="Times New Roman"/>
          <w:sz w:val="24"/>
          <w:szCs w:val="24"/>
        </w:rPr>
        <w:t xml:space="preserve"> was</w:t>
      </w:r>
      <w:r w:rsidR="00933C87">
        <w:rPr>
          <w:rFonts w:ascii="Times New Roman" w:hAnsi="Times New Roman" w:cs="Times New Roman"/>
          <w:sz w:val="24"/>
          <w:szCs w:val="24"/>
        </w:rPr>
        <w:t xml:space="preserve"> treated as a covariate</w:t>
      </w:r>
      <w:r w:rsidR="00805A06">
        <w:rPr>
          <w:rFonts w:ascii="Times New Roman" w:hAnsi="Times New Roman" w:cs="Times New Roman"/>
          <w:sz w:val="24"/>
          <w:szCs w:val="24"/>
        </w:rPr>
        <w:t>, and treatment block was treated as a random effect</w:t>
      </w:r>
      <w:r w:rsidR="00933C87">
        <w:rPr>
          <w:rFonts w:ascii="Times New Roman" w:hAnsi="Times New Roman" w:cs="Times New Roman"/>
          <w:sz w:val="24"/>
          <w:szCs w:val="24"/>
        </w:rPr>
        <w:t>.</w:t>
      </w:r>
      <w:r w:rsidR="00805A06">
        <w:rPr>
          <w:rFonts w:ascii="Times New Roman" w:hAnsi="Times New Roman" w:cs="Times New Roman"/>
          <w:sz w:val="24"/>
          <w:szCs w:val="24"/>
        </w:rPr>
        <w:t xml:space="preserve"> Response variables and rosette diameter covariates for both models</w:t>
      </w:r>
      <w:r w:rsidR="00E3367D">
        <w:rPr>
          <w:rFonts w:ascii="Times New Roman" w:hAnsi="Times New Roman" w:cs="Times New Roman"/>
          <w:sz w:val="24"/>
          <w:szCs w:val="24"/>
        </w:rPr>
        <w:t xml:space="preserve"> were plot-averaged, as has been done for analyses with a similar experimental design</w:t>
      </w:r>
      <w:r w:rsidR="00197C3B">
        <w:rPr>
          <w:rFonts w:ascii="Times New Roman" w:hAnsi="Times New Roman" w:cs="Times New Roman"/>
          <w:sz w:val="24"/>
          <w:szCs w:val="24"/>
        </w:rPr>
        <w:t xml:space="preserve"> where multiple individuals are located within a single experimental unit</w:t>
      </w:r>
      <w:r w:rsidR="00E3367D">
        <w:rPr>
          <w:rFonts w:ascii="Times New Roman" w:hAnsi="Times New Roman" w:cs="Times New Roman"/>
          <w:sz w:val="24"/>
          <w:szCs w:val="24"/>
        </w:rPr>
        <w:t xml:space="preserve"> (</w:t>
      </w:r>
      <w:r w:rsidR="00197C3B">
        <w:rPr>
          <w:rFonts w:ascii="Times New Roman" w:hAnsi="Times New Roman" w:cs="Times New Roman"/>
          <w:sz w:val="24"/>
          <w:szCs w:val="24"/>
        </w:rPr>
        <w:t>Zhang</w:t>
      </w:r>
      <w:r w:rsidR="00E3367D">
        <w:rPr>
          <w:rFonts w:ascii="Times New Roman" w:hAnsi="Times New Roman" w:cs="Times New Roman"/>
          <w:sz w:val="24"/>
          <w:szCs w:val="24"/>
        </w:rPr>
        <w:t xml:space="preserve"> </w:t>
      </w:r>
      <w:r w:rsidR="00E3367D">
        <w:rPr>
          <w:rFonts w:ascii="Times New Roman" w:hAnsi="Times New Roman" w:cs="Times New Roman"/>
          <w:i/>
          <w:iCs/>
          <w:sz w:val="24"/>
          <w:szCs w:val="24"/>
        </w:rPr>
        <w:t>et al</w:t>
      </w:r>
      <w:r w:rsidR="00E3367D">
        <w:rPr>
          <w:rFonts w:ascii="Times New Roman" w:hAnsi="Times New Roman" w:cs="Times New Roman"/>
          <w:sz w:val="24"/>
          <w:szCs w:val="24"/>
        </w:rPr>
        <w:t>. 2011).</w:t>
      </w:r>
      <w:r w:rsidR="00933C87">
        <w:rPr>
          <w:rFonts w:ascii="Times New Roman" w:hAnsi="Times New Roman" w:cs="Times New Roman"/>
          <w:sz w:val="24"/>
          <w:szCs w:val="24"/>
        </w:rPr>
        <w:t xml:space="preserve"> </w:t>
      </w:r>
      <w:r w:rsidR="00197C3B">
        <w:rPr>
          <w:rFonts w:ascii="Times New Roman" w:hAnsi="Times New Roman" w:cs="Times New Roman"/>
          <w:sz w:val="24"/>
          <w:szCs w:val="24"/>
        </w:rPr>
        <w:t>B</w:t>
      </w:r>
      <w:r w:rsidR="006F74CC">
        <w:rPr>
          <w:rFonts w:ascii="Times New Roman" w:hAnsi="Times New Roman" w:cs="Times New Roman"/>
          <w:sz w:val="24"/>
          <w:szCs w:val="24"/>
        </w:rPr>
        <w:t>ackward stepwise selection</w:t>
      </w:r>
      <w:r w:rsidR="00197C3B">
        <w:rPr>
          <w:rFonts w:ascii="Times New Roman" w:hAnsi="Times New Roman" w:cs="Times New Roman"/>
          <w:sz w:val="24"/>
          <w:szCs w:val="24"/>
        </w:rPr>
        <w:t xml:space="preserve"> was subsequently applied after models were fit, eliminating fixed effects until</w:t>
      </w:r>
      <w:r w:rsidR="006F74CC">
        <w:rPr>
          <w:rFonts w:ascii="Times New Roman" w:hAnsi="Times New Roman" w:cs="Times New Roman"/>
          <w:sz w:val="24"/>
          <w:szCs w:val="24"/>
        </w:rPr>
        <w:t xml:space="preserve"> Akaike’s information criterion (AIC)</w:t>
      </w:r>
      <w:r w:rsidR="00197C3B">
        <w:rPr>
          <w:rFonts w:ascii="Times New Roman" w:hAnsi="Times New Roman" w:cs="Times New Roman"/>
          <w:sz w:val="24"/>
          <w:szCs w:val="24"/>
        </w:rPr>
        <w:t xml:space="preserve"> was minimised</w:t>
      </w:r>
      <w:r w:rsidR="006F74CC">
        <w:rPr>
          <w:rFonts w:ascii="Times New Roman" w:hAnsi="Times New Roman" w:cs="Times New Roman"/>
          <w:sz w:val="24"/>
          <w:szCs w:val="24"/>
        </w:rPr>
        <w:t>.</w:t>
      </w:r>
      <w:r w:rsidRPr="00283B6D">
        <w:rPr>
          <w:rFonts w:ascii="Times New Roman" w:hAnsi="Times New Roman" w:cs="Times New Roman"/>
          <w:sz w:val="24"/>
          <w:szCs w:val="24"/>
        </w:rPr>
        <w:t xml:space="preserve"> </w:t>
      </w:r>
      <w:r w:rsidR="009422F5">
        <w:rPr>
          <w:rFonts w:ascii="Times New Roman" w:hAnsi="Times New Roman" w:cs="Times New Roman"/>
          <w:sz w:val="24"/>
          <w:szCs w:val="24"/>
        </w:rPr>
        <w:t xml:space="preserve">A combination of </w:t>
      </w:r>
      <w:r w:rsidRPr="00283B6D">
        <w:rPr>
          <w:rFonts w:ascii="Times New Roman" w:hAnsi="Times New Roman" w:cs="Times New Roman"/>
          <w:sz w:val="24"/>
          <w:szCs w:val="24"/>
        </w:rPr>
        <w:t>Shapiro-Wilk tests</w:t>
      </w:r>
      <w:r w:rsidR="004427CC">
        <w:rPr>
          <w:rFonts w:ascii="Times New Roman" w:hAnsi="Times New Roman" w:cs="Times New Roman"/>
          <w:sz w:val="24"/>
          <w:szCs w:val="24"/>
        </w:rPr>
        <w:t xml:space="preserve"> and quantile-quantile (Q-Q) plots</w:t>
      </w:r>
      <w:r w:rsidRPr="00283B6D">
        <w:rPr>
          <w:rFonts w:ascii="Times New Roman" w:hAnsi="Times New Roman" w:cs="Times New Roman"/>
          <w:sz w:val="24"/>
          <w:szCs w:val="24"/>
        </w:rPr>
        <w:t xml:space="preserve"> </w:t>
      </w:r>
      <w:r w:rsidR="009422F5" w:rsidRPr="00283B6D">
        <w:rPr>
          <w:rFonts w:ascii="Times New Roman" w:hAnsi="Times New Roman" w:cs="Times New Roman"/>
          <w:sz w:val="24"/>
          <w:szCs w:val="24"/>
        </w:rPr>
        <w:t>w</w:t>
      </w:r>
      <w:r w:rsidR="009422F5">
        <w:rPr>
          <w:rFonts w:ascii="Times New Roman" w:hAnsi="Times New Roman" w:cs="Times New Roman"/>
          <w:sz w:val="24"/>
          <w:szCs w:val="24"/>
        </w:rPr>
        <w:t>as</w:t>
      </w:r>
      <w:r w:rsidR="009422F5" w:rsidRPr="00283B6D">
        <w:rPr>
          <w:rFonts w:ascii="Times New Roman" w:hAnsi="Times New Roman" w:cs="Times New Roman"/>
          <w:sz w:val="24"/>
          <w:szCs w:val="24"/>
        </w:rPr>
        <w:t xml:space="preserve"> </w:t>
      </w:r>
      <w:r w:rsidRPr="00283B6D">
        <w:rPr>
          <w:rFonts w:ascii="Times New Roman" w:hAnsi="Times New Roman" w:cs="Times New Roman"/>
          <w:sz w:val="24"/>
          <w:szCs w:val="24"/>
        </w:rPr>
        <w:t>used to assess normality of data and model residuals</w:t>
      </w:r>
      <w:r w:rsidR="00197C3B">
        <w:rPr>
          <w:rFonts w:ascii="Times New Roman" w:hAnsi="Times New Roman" w:cs="Times New Roman"/>
          <w:sz w:val="24"/>
          <w:szCs w:val="24"/>
        </w:rPr>
        <w:t>, ensuring model assumptions were not violated</w:t>
      </w:r>
      <w:r w:rsidRPr="00283B6D">
        <w:rPr>
          <w:rFonts w:ascii="Times New Roman" w:hAnsi="Times New Roman" w:cs="Times New Roman"/>
          <w:sz w:val="24"/>
          <w:szCs w:val="24"/>
        </w:rPr>
        <w:t xml:space="preserve">; Kolmogorov-Smirnov tests were used to assess the significance of differences between flower </w:t>
      </w:r>
      <w:r w:rsidR="00B84E1B">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 as well as differences between dispersal kernels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w:t>
      </w:r>
    </w:p>
    <w:p w14:paraId="12459B3D" w14:textId="77777777" w:rsidR="00404575" w:rsidRPr="0087684A" w:rsidRDefault="00404575" w:rsidP="00404575">
      <w:pPr>
        <w:spacing w:after="120" w:line="240" w:lineRule="auto"/>
        <w:jc w:val="both"/>
        <w:rPr>
          <w:rFonts w:ascii="Times New Roman" w:hAnsi="Times New Roman" w:cs="Times New Roman"/>
          <w:b/>
          <w:bCs/>
          <w:sz w:val="24"/>
          <w:szCs w:val="24"/>
        </w:rPr>
      </w:pPr>
    </w:p>
    <w:p w14:paraId="4DF2A5AD" w14:textId="587C6E94"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Flower Heights</w:t>
      </w:r>
    </w:p>
    <w:p w14:paraId="1ABC50BD" w14:textId="095E9B30"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In both species, individuals that received warming treatments had taller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 on average; a 1</w:t>
      </w:r>
      <w:r w:rsidR="00503EF7">
        <w:rPr>
          <w:rFonts w:ascii="Times New Roman" w:hAnsi="Times New Roman" w:cs="Times New Roman"/>
          <w:sz w:val="24"/>
          <w:szCs w:val="24"/>
        </w:rPr>
        <w:t>4.1</w:t>
      </w:r>
      <w:r w:rsidR="00967111">
        <w:rPr>
          <w:rFonts w:ascii="Times New Roman" w:hAnsi="Times New Roman" w:cs="Times New Roman"/>
          <w:sz w:val="24"/>
          <w:szCs w:val="24"/>
        </w:rPr>
        <w:t xml:space="preserve"> </w:t>
      </w:r>
      <m:oMath>
        <m:r>
          <w:rPr>
            <w:rFonts w:ascii="Cambria Math" w:hAnsi="Cambria Math" w:cs="Times New Roman"/>
            <w:sz w:val="24"/>
            <w:szCs w:val="24"/>
          </w:rPr>
          <m:t>±</m:t>
        </m:r>
      </m:oMath>
      <w:r w:rsidR="00967111">
        <w:rPr>
          <w:rFonts w:ascii="Times New Roman" w:eastAsiaTheme="minorEastAsia" w:hAnsi="Times New Roman" w:cs="Times New Roman"/>
          <w:sz w:val="24"/>
          <w:szCs w:val="24"/>
        </w:rPr>
        <w:t xml:space="preserve"> 3.</w:t>
      </w:r>
      <w:r w:rsidR="00503EF7">
        <w:rPr>
          <w:rFonts w:ascii="Times New Roman" w:eastAsiaTheme="minorEastAsia" w:hAnsi="Times New Roman" w:cs="Times New Roman"/>
          <w:sz w:val="24"/>
          <w:szCs w:val="24"/>
        </w:rPr>
        <w:t>9</w:t>
      </w:r>
      <w:r w:rsidR="00503EF7"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cm, or </w:t>
      </w:r>
      <w:r w:rsidR="00503EF7">
        <w:rPr>
          <w:rFonts w:ascii="Times New Roman" w:hAnsi="Times New Roman" w:cs="Times New Roman"/>
          <w:sz w:val="24"/>
          <w:szCs w:val="24"/>
        </w:rPr>
        <w:t>15.0</w:t>
      </w:r>
      <w:r w:rsidRPr="00283B6D">
        <w:rPr>
          <w:rFonts w:ascii="Times New Roman" w:hAnsi="Times New Roman" w:cs="Times New Roman"/>
          <w:sz w:val="24"/>
          <w:szCs w:val="24"/>
        </w:rPr>
        <w:t>%, increase in mean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w:t>
      </w:r>
      <w:r w:rsidRPr="008A6BDD">
        <w:rPr>
          <w:rFonts w:ascii="Times New Roman" w:hAnsi="Times New Roman" w:cs="Times New Roman"/>
          <w:i/>
          <w:iCs/>
          <w:sz w:val="24"/>
          <w:szCs w:val="24"/>
        </w:rPr>
        <w:t>n</w:t>
      </w:r>
      <w:r w:rsidRPr="00283B6D">
        <w:rPr>
          <w:rFonts w:ascii="Times New Roman" w:hAnsi="Times New Roman" w:cs="Times New Roman"/>
          <w:sz w:val="24"/>
          <w:szCs w:val="24"/>
        </w:rPr>
        <w:t xml:space="preserve"> = </w:t>
      </w:r>
      <w:r w:rsidR="00503EF7">
        <w:rPr>
          <w:rFonts w:ascii="Times New Roman" w:hAnsi="Times New Roman" w:cs="Times New Roman"/>
          <w:sz w:val="24"/>
          <w:szCs w:val="24"/>
        </w:rPr>
        <w:t>57</w:t>
      </w:r>
      <w:r w:rsidRPr="00283B6D">
        <w:rPr>
          <w:rFonts w:ascii="Times New Roman" w:hAnsi="Times New Roman" w:cs="Times New Roman"/>
          <w:sz w:val="24"/>
          <w:szCs w:val="24"/>
        </w:rPr>
        <w:t>,</w:t>
      </w:r>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r w:rsidRPr="00283B6D">
        <w:rPr>
          <w:rFonts w:ascii="Times New Roman" w:hAnsi="Times New Roman" w:cs="Times New Roman"/>
          <w:sz w:val="24"/>
          <w:szCs w:val="24"/>
        </w:rPr>
        <w:t>), while a 2</w:t>
      </w:r>
      <w:r w:rsidR="00185693">
        <w:rPr>
          <w:rFonts w:ascii="Times New Roman" w:hAnsi="Times New Roman" w:cs="Times New Roman"/>
          <w:sz w:val="24"/>
          <w:szCs w:val="24"/>
        </w:rPr>
        <w:t>1</w:t>
      </w:r>
      <w:r w:rsidR="00D15EC3">
        <w:rPr>
          <w:rFonts w:ascii="Times New Roman" w:hAnsi="Times New Roman" w:cs="Times New Roman"/>
          <w:sz w:val="24"/>
          <w:szCs w:val="24"/>
        </w:rPr>
        <w:t>.</w:t>
      </w:r>
      <w:r w:rsidR="00185693">
        <w:rPr>
          <w:rFonts w:ascii="Times New Roman" w:hAnsi="Times New Roman" w:cs="Times New Roman"/>
          <w:sz w:val="24"/>
          <w:szCs w:val="24"/>
        </w:rPr>
        <w:t>2</w:t>
      </w:r>
      <w:r w:rsidR="00185693">
        <w:rPr>
          <w:rFonts w:ascii="Times New Roman" w:hAnsi="Times New Roman" w:cs="Times New Roman"/>
          <w:sz w:val="24"/>
          <w:szCs w:val="24"/>
        </w:rPr>
        <w:t xml:space="preserve"> </w:t>
      </w:r>
      <m:oMath>
        <m:r>
          <w:rPr>
            <w:rFonts w:ascii="Cambria Math" w:hAnsi="Cambria Math" w:cs="Times New Roman"/>
            <w:sz w:val="24"/>
            <w:szCs w:val="24"/>
          </w:rPr>
          <m:t>±</m:t>
        </m:r>
      </m:oMath>
      <w:r w:rsidR="00D15EC3">
        <w:rPr>
          <w:rFonts w:ascii="Times New Roman" w:eastAsiaTheme="minorEastAsia" w:hAnsi="Times New Roman" w:cs="Times New Roman"/>
          <w:sz w:val="24"/>
          <w:szCs w:val="24"/>
        </w:rPr>
        <w:t xml:space="preserve"> </w:t>
      </w:r>
      <w:r w:rsidR="00185693">
        <w:rPr>
          <w:rFonts w:ascii="Times New Roman" w:eastAsiaTheme="minorEastAsia" w:hAnsi="Times New Roman" w:cs="Times New Roman"/>
          <w:sz w:val="24"/>
          <w:szCs w:val="24"/>
        </w:rPr>
        <w:t>4</w:t>
      </w:r>
      <w:r w:rsidR="00D15EC3">
        <w:rPr>
          <w:rFonts w:ascii="Times New Roman" w:eastAsiaTheme="minorEastAsia" w:hAnsi="Times New Roman" w:cs="Times New Roman"/>
          <w:sz w:val="24"/>
          <w:szCs w:val="24"/>
        </w:rPr>
        <w:t>.</w:t>
      </w:r>
      <w:r w:rsidR="00185693">
        <w:rPr>
          <w:rFonts w:ascii="Times New Roman" w:eastAsiaTheme="minorEastAsia" w:hAnsi="Times New Roman" w:cs="Times New Roman"/>
          <w:sz w:val="24"/>
          <w:szCs w:val="24"/>
        </w:rPr>
        <w:t>6</w:t>
      </w:r>
      <w:r w:rsidR="00185693" w:rsidRPr="00283B6D">
        <w:rPr>
          <w:rFonts w:ascii="Times New Roman" w:hAnsi="Times New Roman" w:cs="Times New Roman"/>
          <w:sz w:val="24"/>
          <w:szCs w:val="24"/>
        </w:rPr>
        <w:t xml:space="preserve"> </w:t>
      </w:r>
      <w:r w:rsidRPr="00283B6D">
        <w:rPr>
          <w:rFonts w:ascii="Times New Roman" w:hAnsi="Times New Roman" w:cs="Times New Roman"/>
          <w:sz w:val="24"/>
          <w:szCs w:val="24"/>
        </w:rPr>
        <w:t>cm (</w:t>
      </w:r>
      <w:r w:rsidR="00185693">
        <w:rPr>
          <w:rFonts w:ascii="Times New Roman" w:hAnsi="Times New Roman" w:cs="Times New Roman"/>
          <w:sz w:val="24"/>
          <w:szCs w:val="24"/>
        </w:rPr>
        <w:t>26.6</w:t>
      </w:r>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w:t>
      </w:r>
      <w:r w:rsidRPr="008A6BDD">
        <w:rPr>
          <w:rFonts w:ascii="Times New Roman" w:hAnsi="Times New Roman" w:cs="Times New Roman"/>
          <w:i/>
          <w:iCs/>
          <w:sz w:val="24"/>
          <w:szCs w:val="24"/>
        </w:rPr>
        <w:t>n</w:t>
      </w:r>
      <w:r w:rsidRPr="00283B6D">
        <w:rPr>
          <w:rFonts w:ascii="Times New Roman" w:hAnsi="Times New Roman" w:cs="Times New Roman"/>
          <w:sz w:val="24"/>
          <w:szCs w:val="24"/>
        </w:rPr>
        <w:t xml:space="preserve"> = </w:t>
      </w:r>
      <w:r w:rsidR="00185693">
        <w:rPr>
          <w:rFonts w:ascii="Times New Roman" w:hAnsi="Times New Roman" w:cs="Times New Roman"/>
          <w:sz w:val="24"/>
          <w:szCs w:val="24"/>
        </w:rPr>
        <w:t>24</w:t>
      </w:r>
      <w:r w:rsidRPr="00283B6D">
        <w:rPr>
          <w:rFonts w:ascii="Times New Roman" w:hAnsi="Times New Roman" w:cs="Times New Roman"/>
          <w:sz w:val="24"/>
          <w:szCs w:val="24"/>
        </w:rPr>
        <w:t>,</w:t>
      </w:r>
      <w:r w:rsidR="0045028B">
        <w:rPr>
          <w:rFonts w:ascii="Times New Roman" w:hAnsi="Times New Roman" w:cs="Times New Roman"/>
          <w:sz w:val="24"/>
          <w:szCs w:val="24"/>
        </w:rPr>
        <w:t xml:space="preserve"> </w:t>
      </w:r>
      <w:r w:rsidR="0045028B">
        <w:rPr>
          <w:rFonts w:ascii="Times New Roman" w:hAnsi="Times New Roman" w:cs="Times New Roman"/>
          <w:i/>
          <w:iCs/>
          <w:sz w:val="24"/>
          <w:szCs w:val="24"/>
        </w:rPr>
        <w:t>p</w:t>
      </w:r>
      <w:r w:rsidR="0045028B">
        <w:rPr>
          <w:rFonts w:ascii="Times New Roman" w:hAnsi="Times New Roman" w:cs="Times New Roman"/>
          <w:sz w:val="24"/>
          <w:szCs w:val="24"/>
        </w:rPr>
        <w:t xml:space="preserve"> &lt; 0.001</w:t>
      </w:r>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(Kolmogorov-Smirnov test</w:t>
      </w:r>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gen</w:t>
      </w:r>
      <w:r w:rsidR="001F2DDB">
        <w:rPr>
          <w:rFonts w:ascii="Times New Roman" w:hAnsi="Times New Roman" w:cs="Times New Roman"/>
          <w:sz w:val="24"/>
          <w:szCs w:val="24"/>
        </w:rPr>
        <w:t>e</w:t>
      </w:r>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9" w:name="_Hlk64650879"/>
      <w:r w:rsidR="00967111">
        <w:rPr>
          <w:rFonts w:ascii="Times New Roman" w:hAnsi="Times New Roman" w:cs="Times New Roman"/>
          <w:sz w:val="24"/>
          <w:szCs w:val="24"/>
        </w:rPr>
        <w:t xml:space="preserve">14.0 </w:t>
      </w:r>
      <m:oMath>
        <m:r>
          <w:rPr>
            <w:rFonts w:ascii="Cambria Math" w:hAnsi="Cambria Math" w:cs="Times New Roman"/>
            <w:sz w:val="24"/>
            <w:szCs w:val="24"/>
          </w:rPr>
          <m:t>±</m:t>
        </m:r>
      </m:oMath>
      <w:r w:rsidR="00967111">
        <w:rPr>
          <w:rFonts w:ascii="Times New Roman" w:eastAsiaTheme="minorEastAsia" w:hAnsi="Times New Roman" w:cs="Times New Roman"/>
          <w:sz w:val="24"/>
          <w:szCs w:val="24"/>
        </w:rPr>
        <w:t xml:space="preserve"> 4.</w:t>
      </w:r>
      <w:r w:rsidR="00503EF7">
        <w:rPr>
          <w:rFonts w:ascii="Times New Roman" w:eastAsiaTheme="minorEastAsia" w:hAnsi="Times New Roman" w:cs="Times New Roman"/>
          <w:sz w:val="24"/>
          <w:szCs w:val="24"/>
        </w:rPr>
        <w:t>4</w:t>
      </w:r>
      <w:r w:rsidR="00503EF7" w:rsidRPr="00283B6D">
        <w:rPr>
          <w:rFonts w:ascii="Times New Roman" w:hAnsi="Times New Roman" w:cs="Times New Roman"/>
          <w:sz w:val="24"/>
          <w:szCs w:val="24"/>
        </w:rPr>
        <w:t xml:space="preserve"> </w:t>
      </w:r>
      <w:r w:rsidRPr="00283B6D">
        <w:rPr>
          <w:rFonts w:ascii="Times New Roman" w:hAnsi="Times New Roman" w:cs="Times New Roman"/>
          <w:sz w:val="24"/>
          <w:szCs w:val="24"/>
        </w:rPr>
        <w:t>cm, or 1</w:t>
      </w:r>
      <w:r w:rsidR="00967111">
        <w:rPr>
          <w:rFonts w:ascii="Times New Roman" w:hAnsi="Times New Roman" w:cs="Times New Roman"/>
          <w:sz w:val="24"/>
          <w:szCs w:val="24"/>
        </w:rPr>
        <w:t>3.2</w:t>
      </w:r>
      <w:bookmarkEnd w:id="9"/>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w:t>
      </w:r>
      <w:r w:rsidRPr="008A6BDD">
        <w:rPr>
          <w:rFonts w:ascii="Times New Roman" w:hAnsi="Times New Roman" w:cs="Times New Roman"/>
          <w:i/>
          <w:iCs/>
          <w:sz w:val="24"/>
          <w:szCs w:val="24"/>
        </w:rPr>
        <w:t xml:space="preserve"> n</w:t>
      </w:r>
      <w:r w:rsidRPr="00283B6D">
        <w:rPr>
          <w:rFonts w:ascii="Times New Roman" w:hAnsi="Times New Roman" w:cs="Times New Roman"/>
          <w:sz w:val="24"/>
          <w:szCs w:val="24"/>
        </w:rPr>
        <w:t xml:space="preserve"> = </w:t>
      </w:r>
      <w:r w:rsidR="00503EF7">
        <w:rPr>
          <w:rFonts w:ascii="Times New Roman" w:hAnsi="Times New Roman" w:cs="Times New Roman"/>
          <w:sz w:val="24"/>
          <w:szCs w:val="24"/>
        </w:rPr>
        <w:t>57</w:t>
      </w:r>
      <w:r w:rsidRPr="00283B6D">
        <w:rPr>
          <w:rFonts w:ascii="Times New Roman" w:hAnsi="Times New Roman" w:cs="Times New Roman"/>
          <w:sz w:val="24"/>
          <w:szCs w:val="24"/>
        </w:rPr>
        <w:t>,</w:t>
      </w:r>
      <w:r w:rsidR="0045028B">
        <w:rPr>
          <w:rFonts w:ascii="Times New Roman" w:hAnsi="Times New Roman" w:cs="Times New Roman"/>
          <w:sz w:val="24"/>
          <w:szCs w:val="24"/>
        </w:rPr>
        <w:t xml:space="preserve"> </w:t>
      </w:r>
      <w:r w:rsidR="0045028B" w:rsidRPr="008A6BDD">
        <w:rPr>
          <w:rFonts w:ascii="Times New Roman" w:hAnsi="Times New Roman" w:cs="Times New Roman"/>
          <w:i/>
          <w:iCs/>
          <w:sz w:val="24"/>
          <w:szCs w:val="24"/>
        </w:rPr>
        <w:t>p</w:t>
      </w:r>
      <w:r w:rsidR="0045028B">
        <w:rPr>
          <w:rFonts w:ascii="Times New Roman" w:hAnsi="Times New Roman" w:cs="Times New Roman"/>
          <w:sz w:val="24"/>
          <w:szCs w:val="24"/>
        </w:rPr>
        <w:t xml:space="preserve"> = 0.002</w:t>
      </w:r>
      <w:r w:rsidRPr="00283B6D">
        <w:rPr>
          <w:rFonts w:ascii="Times New Roman" w:hAnsi="Times New Roman" w:cs="Times New Roman"/>
          <w:sz w:val="24"/>
          <w:szCs w:val="24"/>
        </w:rPr>
        <w:t xml:space="preserve">), while a </w:t>
      </w:r>
      <w:bookmarkStart w:id="10" w:name="_Hlk64650950"/>
      <w:r w:rsidRPr="00283B6D">
        <w:rPr>
          <w:rFonts w:ascii="Times New Roman" w:hAnsi="Times New Roman" w:cs="Times New Roman"/>
          <w:sz w:val="24"/>
          <w:szCs w:val="24"/>
        </w:rPr>
        <w:t>31.</w:t>
      </w:r>
      <w:r w:rsidR="00683396">
        <w:rPr>
          <w:rFonts w:ascii="Times New Roman" w:hAnsi="Times New Roman" w:cs="Times New Roman"/>
          <w:sz w:val="24"/>
          <w:szCs w:val="24"/>
        </w:rPr>
        <w:t>8</w:t>
      </w:r>
      <w:r w:rsidR="00683396">
        <w:rPr>
          <w:rFonts w:ascii="Times New Roman" w:hAnsi="Times New Roman" w:cs="Times New Roman"/>
          <w:sz w:val="24"/>
          <w:szCs w:val="24"/>
        </w:rPr>
        <w:t xml:space="preserve"> </w:t>
      </w:r>
      <m:oMath>
        <m:r>
          <w:rPr>
            <w:rFonts w:ascii="Cambria Math" w:hAnsi="Cambria Math" w:cs="Times New Roman"/>
            <w:sz w:val="24"/>
            <w:szCs w:val="24"/>
          </w:rPr>
          <m:t>±</m:t>
        </m:r>
      </m:oMath>
      <w:r w:rsidR="00D15EC3">
        <w:rPr>
          <w:rFonts w:ascii="Times New Roman" w:eastAsiaTheme="minorEastAsia" w:hAnsi="Times New Roman" w:cs="Times New Roman"/>
          <w:sz w:val="24"/>
          <w:szCs w:val="24"/>
        </w:rPr>
        <w:t xml:space="preserve"> </w:t>
      </w:r>
      <w:r w:rsidR="00683396">
        <w:rPr>
          <w:rFonts w:ascii="Times New Roman" w:eastAsiaTheme="minorEastAsia" w:hAnsi="Times New Roman" w:cs="Times New Roman"/>
          <w:sz w:val="24"/>
          <w:szCs w:val="24"/>
        </w:rPr>
        <w:t>6.1</w:t>
      </w:r>
      <w:r w:rsidRPr="00283B6D">
        <w:rPr>
          <w:rFonts w:ascii="Times New Roman" w:hAnsi="Times New Roman" w:cs="Times New Roman"/>
          <w:sz w:val="24"/>
          <w:szCs w:val="24"/>
        </w:rPr>
        <w:t xml:space="preserve"> cm (</w:t>
      </w:r>
      <w:r w:rsidR="00D15EC3" w:rsidRPr="00283B6D">
        <w:rPr>
          <w:rFonts w:ascii="Times New Roman" w:hAnsi="Times New Roman" w:cs="Times New Roman"/>
          <w:sz w:val="24"/>
          <w:szCs w:val="24"/>
        </w:rPr>
        <w:t>3</w:t>
      </w:r>
      <w:r w:rsidR="00683396">
        <w:rPr>
          <w:rFonts w:ascii="Times New Roman" w:hAnsi="Times New Roman" w:cs="Times New Roman"/>
          <w:sz w:val="24"/>
          <w:szCs w:val="24"/>
        </w:rPr>
        <w:t>6.7</w:t>
      </w:r>
      <w:r w:rsidRPr="00283B6D">
        <w:rPr>
          <w:rFonts w:ascii="Times New Roman" w:hAnsi="Times New Roman" w:cs="Times New Roman"/>
          <w:sz w:val="24"/>
          <w:szCs w:val="24"/>
        </w:rPr>
        <w:t xml:space="preserve">%) </w:t>
      </w:r>
      <w:bookmarkEnd w:id="10"/>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w:t>
      </w:r>
      <w:r w:rsidRPr="00172CE3">
        <w:rPr>
          <w:rFonts w:ascii="Times New Roman" w:hAnsi="Times New Roman" w:cs="Times New Roman"/>
          <w:i/>
          <w:iCs/>
          <w:sz w:val="24"/>
          <w:szCs w:val="24"/>
        </w:rPr>
        <w:t>n</w:t>
      </w:r>
      <w:r w:rsidRPr="00283B6D">
        <w:rPr>
          <w:rFonts w:ascii="Times New Roman" w:hAnsi="Times New Roman" w:cs="Times New Roman"/>
          <w:sz w:val="24"/>
          <w:szCs w:val="24"/>
        </w:rPr>
        <w:t xml:space="preserve"> = </w:t>
      </w:r>
      <w:r w:rsidR="00683396">
        <w:rPr>
          <w:rFonts w:ascii="Times New Roman" w:hAnsi="Times New Roman" w:cs="Times New Roman"/>
          <w:sz w:val="24"/>
          <w:szCs w:val="24"/>
        </w:rPr>
        <w:t>24</w:t>
      </w:r>
      <w:r w:rsidR="00B756C0">
        <w:rPr>
          <w:rFonts w:ascii="Times New Roman" w:hAnsi="Times New Roman" w:cs="Times New Roman"/>
          <w:sz w:val="24"/>
          <w:szCs w:val="24"/>
        </w:rPr>
        <w:t xml:space="preserve">, </w:t>
      </w:r>
      <w:r w:rsidR="00B756C0">
        <w:rPr>
          <w:rFonts w:ascii="Times New Roman" w:hAnsi="Times New Roman" w:cs="Times New Roman"/>
          <w:i/>
          <w:iCs/>
          <w:sz w:val="24"/>
          <w:szCs w:val="24"/>
        </w:rPr>
        <w:t>p</w:t>
      </w:r>
      <w:r w:rsidR="00B756C0">
        <w:rPr>
          <w:rFonts w:ascii="Times New Roman" w:hAnsi="Times New Roman" w:cs="Times New Roman"/>
          <w:sz w:val="24"/>
          <w:szCs w:val="24"/>
        </w:rPr>
        <w:t xml:space="preserve"> &lt; 0.001</w:t>
      </w:r>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Warmed vs. </w:t>
      </w:r>
      <w:proofErr w:type="spellStart"/>
      <w:r w:rsidRPr="008E002A">
        <w:rPr>
          <w:rFonts w:ascii="Times New Roman" w:eastAsiaTheme="minorEastAsia" w:hAnsi="Times New Roman" w:cs="Times New Roman"/>
          <w:b/>
          <w:bCs/>
          <w:i/>
          <w:iCs/>
          <w:sz w:val="24"/>
          <w:szCs w:val="24"/>
        </w:rPr>
        <w:t>Unwarmed</w:t>
      </w:r>
      <w:proofErr w:type="spellEnd"/>
    </w:p>
    <w:p w14:paraId="47B92C81" w14:textId="02B82C5A"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proofErr w:type="gramStart"/>
      <w:r w:rsidRPr="00283B6D">
        <w:rPr>
          <w:rFonts w:ascii="Times New Roman" w:hAnsi="Times New Roman" w:cs="Times New Roman"/>
          <w:sz w:val="24"/>
          <w:szCs w:val="24"/>
        </w:rPr>
        <w:t>individuals, and</w:t>
      </w:r>
      <w:proofErr w:type="gramEnd"/>
      <w:r w:rsidRPr="00283B6D">
        <w:rPr>
          <w:rFonts w:ascii="Times New Roman" w:hAnsi="Times New Roman" w:cs="Times New Roman"/>
          <w:sz w:val="24"/>
          <w:szCs w:val="24"/>
        </w:rPr>
        <w:t xml:space="preserve">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w:t>
      </w:r>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(Kolmogorov-Smirnov test,</w:t>
      </w:r>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sidRPr="008A6BDD">
        <w:rPr>
          <w:rFonts w:ascii="Times New Roman" w:hAnsi="Times New Roman" w:cs="Times New Roman"/>
          <w:i/>
          <w:iCs/>
          <w:sz w:val="24"/>
          <w:szCs w:val="24"/>
        </w:rPr>
        <w:t xml:space="preserve"> </w:t>
      </w:r>
      <w:r w:rsidR="00DB02AF">
        <w:rPr>
          <w:rFonts w:ascii="Times New Roman" w:hAnsi="Times New Roman" w:cs="Times New Roman"/>
          <w:sz w:val="24"/>
          <w:szCs w:val="24"/>
        </w:rPr>
        <w:t>&lt; 0.001</w:t>
      </w:r>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r w:rsidR="005648FE">
        <w:rPr>
          <w:rFonts w:ascii="Times New Roman" w:eastAsiaTheme="minorEastAsia" w:hAnsi="Times New Roman" w:cs="Times New Roman"/>
          <w:sz w:val="24"/>
          <w:szCs w:val="24"/>
        </w:rPr>
        <w:t>0</w:t>
      </w:r>
      <w:r w:rsidRPr="00283B6D">
        <w:rPr>
          <w:rFonts w:ascii="Times New Roman" w:eastAsiaTheme="minorEastAsia" w:hAnsi="Times New Roman" w:cs="Times New Roman"/>
          <w:sz w:val="24"/>
          <w:szCs w:val="24"/>
        </w:rPr>
        <w:t xml:space="preserve">% from </w:t>
      </w:r>
      <w:r w:rsidR="000F1C72">
        <w:rPr>
          <w:rFonts w:ascii="Times New Roman" w:eastAsiaTheme="minorEastAsia" w:hAnsi="Times New Roman" w:cs="Times New Roman"/>
          <w:sz w:val="24"/>
          <w:szCs w:val="24"/>
        </w:rPr>
        <w:t>3.</w:t>
      </w:r>
      <w:r w:rsidR="005648FE">
        <w:rPr>
          <w:rFonts w:ascii="Times New Roman" w:eastAsiaTheme="minorEastAsia" w:hAnsi="Times New Roman" w:cs="Times New Roman"/>
          <w:sz w:val="24"/>
          <w:szCs w:val="24"/>
        </w:rPr>
        <w:t>0</w:t>
      </w:r>
      <w:r w:rsidR="005648FE">
        <w:rPr>
          <w:rFonts w:ascii="Times New Roman" w:eastAsiaTheme="minorEastAsia" w:hAnsi="Times New Roman" w:cs="Times New Roman"/>
          <w:sz w:val="24"/>
          <w:szCs w:val="24"/>
        </w:rPr>
        <w:t>5</w:t>
      </w:r>
      <w:r w:rsidR="005648FE"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 xml:space="preserve">m to </w:t>
      </w:r>
      <w:r w:rsidR="000F1C72">
        <w:rPr>
          <w:rFonts w:ascii="Times New Roman" w:eastAsiaTheme="minorEastAsia" w:hAnsi="Times New Roman" w:cs="Times New Roman"/>
          <w:sz w:val="24"/>
          <w:szCs w:val="24"/>
        </w:rPr>
        <w:t>3.69</w:t>
      </w:r>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i/>
          <w:iCs/>
          <w:sz w:val="24"/>
          <w:szCs w:val="24"/>
        </w:rPr>
        <w:t xml:space="preserve">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w:t>
      </w:r>
      <w:r w:rsidR="005648FE" w:rsidRPr="00283B6D">
        <w:rPr>
          <w:rFonts w:ascii="Times New Roman" w:eastAsiaTheme="minorEastAsia" w:hAnsi="Times New Roman" w:cs="Times New Roman"/>
          <w:sz w:val="24"/>
          <w:szCs w:val="24"/>
        </w:rPr>
        <w:t>3</w:t>
      </w:r>
      <w:r w:rsidR="005648FE">
        <w:rPr>
          <w:rFonts w:ascii="Times New Roman" w:eastAsiaTheme="minorEastAsia" w:hAnsi="Times New Roman" w:cs="Times New Roman"/>
          <w:sz w:val="24"/>
          <w:szCs w:val="24"/>
        </w:rPr>
        <w:t>7</w:t>
      </w:r>
      <w:r w:rsidRPr="00283B6D">
        <w:rPr>
          <w:rFonts w:ascii="Times New Roman" w:eastAsiaTheme="minorEastAsia" w:hAnsi="Times New Roman" w:cs="Times New Roman"/>
          <w:sz w:val="24"/>
          <w:szCs w:val="24"/>
        </w:rPr>
        <w:t>.</w:t>
      </w:r>
      <w:r w:rsidR="000F1C72">
        <w:rPr>
          <w:rFonts w:ascii="Times New Roman" w:eastAsiaTheme="minorEastAsia" w:hAnsi="Times New Roman" w:cs="Times New Roman"/>
          <w:sz w:val="24"/>
          <w:szCs w:val="24"/>
        </w:rPr>
        <w:t>2</w:t>
      </w:r>
      <w:r w:rsidRPr="00283B6D">
        <w:rPr>
          <w:rFonts w:ascii="Times New Roman" w:eastAsiaTheme="minorEastAsia" w:hAnsi="Times New Roman" w:cs="Times New Roman"/>
          <w:sz w:val="24"/>
          <w:szCs w:val="24"/>
        </w:rPr>
        <w:t xml:space="preserve">% from </w:t>
      </w:r>
      <w:r w:rsidR="000F1C72">
        <w:rPr>
          <w:rFonts w:ascii="Times New Roman" w:eastAsiaTheme="minorEastAsia" w:hAnsi="Times New Roman" w:cs="Times New Roman"/>
          <w:sz w:val="24"/>
          <w:szCs w:val="24"/>
        </w:rPr>
        <w:t>2.</w:t>
      </w:r>
      <w:r w:rsidR="005648FE">
        <w:rPr>
          <w:rFonts w:ascii="Times New Roman" w:eastAsiaTheme="minorEastAsia" w:hAnsi="Times New Roman" w:cs="Times New Roman"/>
          <w:sz w:val="24"/>
          <w:szCs w:val="24"/>
        </w:rPr>
        <w:t>4</w:t>
      </w:r>
      <w:r w:rsidR="005648FE">
        <w:rPr>
          <w:rFonts w:ascii="Times New Roman" w:eastAsiaTheme="minorEastAsia" w:hAnsi="Times New Roman" w:cs="Times New Roman"/>
          <w:sz w:val="24"/>
          <w:szCs w:val="24"/>
        </w:rPr>
        <w:t>7</w:t>
      </w:r>
      <w:r w:rsidR="005648FE"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 xml:space="preserve">m to </w:t>
      </w:r>
      <w:r w:rsidR="000F1C72">
        <w:rPr>
          <w:rFonts w:ascii="Times New Roman" w:eastAsiaTheme="minorEastAsia" w:hAnsi="Times New Roman" w:cs="Times New Roman"/>
          <w:sz w:val="24"/>
          <w:szCs w:val="24"/>
        </w:rPr>
        <w:t>3.</w:t>
      </w:r>
      <w:r w:rsidR="005648FE">
        <w:rPr>
          <w:rFonts w:ascii="Times New Roman" w:eastAsiaTheme="minorEastAsia" w:hAnsi="Times New Roman" w:cs="Times New Roman"/>
          <w:sz w:val="24"/>
          <w:szCs w:val="24"/>
        </w:rPr>
        <w:t>39</w:t>
      </w:r>
      <w:r w:rsidR="005648FE"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m (Table 1).</w:t>
      </w:r>
    </w:p>
    <w:p w14:paraId="15A61769" w14:textId="73AD6BE5"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r w:rsidR="00733D3C">
        <w:rPr>
          <w:rFonts w:ascii="Times New Roman" w:hAnsi="Times New Roman" w:cs="Times New Roman"/>
          <w:sz w:val="24"/>
          <w:szCs w:val="24"/>
        </w:rPr>
        <w:t>10.53</w:t>
      </w:r>
      <w:r w:rsidRPr="00283B6D">
        <w:rPr>
          <w:rFonts w:ascii="Times New Roman" w:hAnsi="Times New Roman" w:cs="Times New Roman"/>
          <w:sz w:val="24"/>
          <w:szCs w:val="24"/>
        </w:rPr>
        <w:t xml:space="preserve"> m and </w:t>
      </w:r>
      <w:r w:rsidR="00733D3C">
        <w:rPr>
          <w:rFonts w:ascii="Times New Roman" w:hAnsi="Times New Roman" w:cs="Times New Roman"/>
          <w:sz w:val="24"/>
          <w:szCs w:val="24"/>
        </w:rPr>
        <w:t>24.</w:t>
      </w:r>
      <w:r w:rsidR="005648FE">
        <w:rPr>
          <w:rFonts w:ascii="Times New Roman" w:hAnsi="Times New Roman" w:cs="Times New Roman"/>
          <w:sz w:val="24"/>
          <w:szCs w:val="24"/>
        </w:rPr>
        <w:t>9</w:t>
      </w:r>
      <w:r w:rsidR="005648FE">
        <w:rPr>
          <w:rFonts w:ascii="Times New Roman" w:hAnsi="Times New Roman" w:cs="Times New Roman"/>
          <w:sz w:val="24"/>
          <w:szCs w:val="24"/>
        </w:rPr>
        <w:t>8</w:t>
      </w:r>
      <w:r w:rsidR="005648FE"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r w:rsidR="00733D3C">
        <w:rPr>
          <w:rFonts w:ascii="Times New Roman" w:hAnsi="Times New Roman" w:cs="Times New Roman"/>
          <w:sz w:val="24"/>
          <w:szCs w:val="24"/>
        </w:rPr>
        <w:t>12.75</w:t>
      </w:r>
      <w:r w:rsidRPr="00283B6D">
        <w:rPr>
          <w:rFonts w:ascii="Times New Roman" w:hAnsi="Times New Roman" w:cs="Times New Roman"/>
          <w:sz w:val="24"/>
          <w:szCs w:val="24"/>
        </w:rPr>
        <w:t xml:space="preserve"> and </w:t>
      </w:r>
      <w:r w:rsidR="00733D3C">
        <w:rPr>
          <w:rFonts w:ascii="Times New Roman" w:hAnsi="Times New Roman" w:cs="Times New Roman"/>
          <w:sz w:val="24"/>
          <w:szCs w:val="24"/>
        </w:rPr>
        <w:t>30.3</w:t>
      </w:r>
      <w:r w:rsidR="005648FE">
        <w:rPr>
          <w:rFonts w:ascii="Times New Roman" w:hAnsi="Times New Roman" w:cs="Times New Roman"/>
          <w:sz w:val="24"/>
          <w:szCs w:val="24"/>
        </w:rPr>
        <w:t>5</w:t>
      </w:r>
      <w:r w:rsidRPr="00283B6D">
        <w:rPr>
          <w:rFonts w:ascii="Times New Roman" w:hAnsi="Times New Roman" w:cs="Times New Roman"/>
          <w:sz w:val="24"/>
          <w:szCs w:val="24"/>
        </w:rPr>
        <w:t xml:space="preserve"> m </w:t>
      </w:r>
      <w:r w:rsidR="00733D3C">
        <w:rPr>
          <w:rFonts w:ascii="Times New Roman" w:hAnsi="Times New Roman" w:cs="Times New Roman"/>
          <w:sz w:val="24"/>
          <w:szCs w:val="24"/>
        </w:rPr>
        <w:t xml:space="preserve">respectively </w:t>
      </w:r>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r w:rsidR="00733D3C">
        <w:rPr>
          <w:rFonts w:ascii="Times New Roman" w:hAnsi="Times New Roman" w:cs="Times New Roman"/>
          <w:sz w:val="24"/>
          <w:szCs w:val="24"/>
        </w:rPr>
        <w:t>8.</w:t>
      </w:r>
      <w:r w:rsidR="005648FE">
        <w:rPr>
          <w:rFonts w:ascii="Times New Roman" w:hAnsi="Times New Roman" w:cs="Times New Roman"/>
          <w:sz w:val="24"/>
          <w:szCs w:val="24"/>
        </w:rPr>
        <w:t>4</w:t>
      </w:r>
      <w:r w:rsidR="005648FE">
        <w:rPr>
          <w:rFonts w:ascii="Times New Roman" w:hAnsi="Times New Roman" w:cs="Times New Roman"/>
          <w:sz w:val="24"/>
          <w:szCs w:val="24"/>
        </w:rPr>
        <w:t>9</w:t>
      </w:r>
      <w:r w:rsidR="005648FE"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m and </w:t>
      </w:r>
      <w:r w:rsidR="005648FE">
        <w:rPr>
          <w:rFonts w:ascii="Times New Roman" w:hAnsi="Times New Roman" w:cs="Times New Roman"/>
          <w:sz w:val="24"/>
          <w:szCs w:val="24"/>
        </w:rPr>
        <w:t>20.00</w:t>
      </w:r>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r w:rsidR="00733D3C">
        <w:rPr>
          <w:rFonts w:ascii="Times New Roman" w:hAnsi="Times New Roman" w:cs="Times New Roman"/>
          <w:sz w:val="24"/>
          <w:szCs w:val="24"/>
        </w:rPr>
        <w:t>11.</w:t>
      </w:r>
      <w:r w:rsidR="005648FE">
        <w:rPr>
          <w:rFonts w:ascii="Times New Roman" w:hAnsi="Times New Roman" w:cs="Times New Roman"/>
          <w:sz w:val="24"/>
          <w:szCs w:val="24"/>
        </w:rPr>
        <w:t>68 m</w:t>
      </w:r>
      <w:r w:rsidR="005648FE" w:rsidRPr="00283B6D">
        <w:rPr>
          <w:rFonts w:ascii="Times New Roman" w:hAnsi="Times New Roman" w:cs="Times New Roman"/>
          <w:sz w:val="24"/>
          <w:szCs w:val="24"/>
        </w:rPr>
        <w:t xml:space="preserve"> </w:t>
      </w:r>
      <w:r w:rsidRPr="00283B6D">
        <w:rPr>
          <w:rFonts w:ascii="Times New Roman" w:hAnsi="Times New Roman" w:cs="Times New Roman"/>
          <w:sz w:val="24"/>
          <w:szCs w:val="24"/>
        </w:rPr>
        <w:t>and 2</w:t>
      </w:r>
      <w:r w:rsidR="00733D3C">
        <w:rPr>
          <w:rFonts w:ascii="Times New Roman" w:hAnsi="Times New Roman" w:cs="Times New Roman"/>
          <w:sz w:val="24"/>
          <w:szCs w:val="24"/>
        </w:rPr>
        <w:t>7.</w:t>
      </w:r>
      <w:r w:rsidR="005648FE">
        <w:rPr>
          <w:rFonts w:ascii="Times New Roman" w:hAnsi="Times New Roman" w:cs="Times New Roman"/>
          <w:sz w:val="24"/>
          <w:szCs w:val="24"/>
        </w:rPr>
        <w:t>5</w:t>
      </w:r>
      <w:r w:rsidR="005648FE">
        <w:rPr>
          <w:rFonts w:ascii="Times New Roman" w:hAnsi="Times New Roman" w:cs="Times New Roman"/>
          <w:sz w:val="24"/>
          <w:szCs w:val="24"/>
        </w:rPr>
        <w:t>5</w:t>
      </w:r>
      <w:r w:rsidR="005648FE"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m for warmed individuals (Table 1). Warming also increased the probability that a seed would exceed a given distance, with this effect becoming more pronounced at higher dispersal distances (Figure 3); seeds </w:t>
      </w:r>
      <w:r w:rsidR="005648FE">
        <w:rPr>
          <w:rFonts w:ascii="Times New Roman" w:hAnsi="Times New Roman" w:cs="Times New Roman"/>
          <w:sz w:val="24"/>
          <w:szCs w:val="24"/>
        </w:rPr>
        <w:t xml:space="preserve">from </w:t>
      </w:r>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w:t>
      </w:r>
      <w:r w:rsidR="00200356">
        <w:rPr>
          <w:rFonts w:ascii="Times New Roman" w:hAnsi="Times New Roman" w:cs="Times New Roman"/>
          <w:sz w:val="24"/>
          <w:szCs w:val="24"/>
        </w:rPr>
        <w:t xml:space="preserve"> </w:t>
      </w:r>
      <w:r w:rsidRPr="00283B6D">
        <w:rPr>
          <w:rFonts w:ascii="Times New Roman" w:hAnsi="Times New Roman" w:cs="Times New Roman"/>
          <w:sz w:val="24"/>
          <w:szCs w:val="24"/>
        </w:rPr>
        <w:t>on average 1.</w:t>
      </w:r>
      <w:r w:rsidR="005648FE">
        <w:rPr>
          <w:rFonts w:ascii="Times New Roman" w:hAnsi="Times New Roman" w:cs="Times New Roman"/>
          <w:sz w:val="24"/>
          <w:szCs w:val="24"/>
        </w:rPr>
        <w:t>3</w:t>
      </w:r>
      <w:r w:rsidR="005648FE">
        <w:rPr>
          <w:rFonts w:ascii="Times New Roman" w:hAnsi="Times New Roman" w:cs="Times New Roman"/>
          <w:sz w:val="24"/>
          <w:szCs w:val="24"/>
        </w:rPr>
        <w:t>6</w:t>
      </w:r>
      <w:r w:rsidR="005648FE"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and </w:t>
      </w:r>
      <w:r w:rsidR="00200356">
        <w:rPr>
          <w:rFonts w:ascii="Times New Roman" w:hAnsi="Times New Roman" w:cs="Times New Roman"/>
          <w:sz w:val="24"/>
          <w:szCs w:val="24"/>
        </w:rPr>
        <w:t>1.</w:t>
      </w:r>
      <w:r w:rsidR="005648FE">
        <w:rPr>
          <w:rFonts w:ascii="Times New Roman" w:hAnsi="Times New Roman" w:cs="Times New Roman"/>
          <w:sz w:val="24"/>
          <w:szCs w:val="24"/>
        </w:rPr>
        <w:t>7</w:t>
      </w:r>
      <w:r w:rsidR="005648FE">
        <w:rPr>
          <w:rFonts w:ascii="Times New Roman" w:hAnsi="Times New Roman" w:cs="Times New Roman"/>
          <w:sz w:val="24"/>
          <w:szCs w:val="24"/>
        </w:rPr>
        <w:t>0</w:t>
      </w:r>
      <w:r w:rsidR="005648FE" w:rsidRPr="00283B6D">
        <w:rPr>
          <w:rFonts w:ascii="Times New Roman" w:hAnsi="Times New Roman" w:cs="Times New Roman"/>
          <w:sz w:val="24"/>
          <w:szCs w:val="24"/>
        </w:rPr>
        <w:t xml:space="preserve"> </w:t>
      </w:r>
      <w:r w:rsidRPr="00283B6D">
        <w:rPr>
          <w:rFonts w:ascii="Times New Roman" w:hAnsi="Times New Roman" w:cs="Times New Roman"/>
          <w:sz w:val="24"/>
          <w:szCs w:val="24"/>
        </w:rPr>
        <w:t>times as likely</w:t>
      </w:r>
      <w:r w:rsidR="00200356">
        <w:rPr>
          <w:rFonts w:ascii="Times New Roman" w:hAnsi="Times New Roman" w:cs="Times New Roman"/>
          <w:sz w:val="24"/>
          <w:szCs w:val="24"/>
        </w:rPr>
        <w:t xml:space="preserve"> </w:t>
      </w:r>
      <w:r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r w:rsidRPr="00283B6D">
        <w:rPr>
          <w:rFonts w:ascii="Times New Roman" w:hAnsi="Times New Roman" w:cs="Times New Roman"/>
          <w:sz w:val="24"/>
          <w:szCs w:val="24"/>
        </w:rPr>
        <w:t>m</w:t>
      </w:r>
      <w:r w:rsidR="009720C0">
        <w:rPr>
          <w:rFonts w:ascii="Times New Roman" w:hAnsi="Times New Roman" w:cs="Times New Roman"/>
          <w:sz w:val="24"/>
          <w:szCs w:val="24"/>
        </w:rPr>
        <w:t xml:space="preserve"> or more</w:t>
      </w:r>
      <w:r w:rsidRPr="00283B6D">
        <w:rPr>
          <w:rFonts w:ascii="Times New Roman" w:hAnsi="Times New Roman" w:cs="Times New Roman"/>
          <w:sz w:val="24"/>
          <w:szCs w:val="24"/>
        </w:rPr>
        <w:t xml:space="preserve">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counterparts</w:t>
      </w:r>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5648FE">
        <w:rPr>
          <w:rFonts w:ascii="Times New Roman" w:hAnsi="Times New Roman" w:cs="Times New Roman"/>
          <w:sz w:val="24"/>
          <w:szCs w:val="24"/>
        </w:rPr>
        <w:t>70</w:t>
      </w:r>
      <w:r w:rsidR="005648FE" w:rsidRPr="00283B6D">
        <w:rPr>
          <w:rFonts w:ascii="Times New Roman" w:hAnsi="Times New Roman" w:cs="Times New Roman"/>
          <w:sz w:val="24"/>
          <w:szCs w:val="24"/>
        </w:rPr>
        <w:t xml:space="preserve"> </w:t>
      </w:r>
      <w:r w:rsidR="00200356" w:rsidRPr="00283B6D">
        <w:rPr>
          <w:rFonts w:ascii="Times New Roman" w:hAnsi="Times New Roman" w:cs="Times New Roman"/>
          <w:sz w:val="24"/>
          <w:szCs w:val="24"/>
        </w:rPr>
        <w:t>and 2.</w:t>
      </w:r>
      <w:r w:rsidR="005648FE">
        <w:rPr>
          <w:rFonts w:ascii="Times New Roman" w:hAnsi="Times New Roman" w:cs="Times New Roman"/>
          <w:sz w:val="24"/>
          <w:szCs w:val="24"/>
        </w:rPr>
        <w:t>4</w:t>
      </w:r>
      <w:r w:rsidR="005648FE">
        <w:rPr>
          <w:rFonts w:ascii="Times New Roman" w:hAnsi="Times New Roman" w:cs="Times New Roman"/>
          <w:sz w:val="24"/>
          <w:szCs w:val="24"/>
        </w:rPr>
        <w:t>4</w:t>
      </w:r>
      <w:r w:rsidR="005648FE" w:rsidRPr="00283B6D">
        <w:rPr>
          <w:rFonts w:ascii="Times New Roman" w:hAnsi="Times New Roman" w:cs="Times New Roman"/>
          <w:sz w:val="24"/>
          <w:szCs w:val="24"/>
        </w:rPr>
        <w:t xml:space="preserve"> </w:t>
      </w:r>
      <w:r w:rsidR="00200356" w:rsidRPr="00283B6D">
        <w:rPr>
          <w:rFonts w:ascii="Times New Roman" w:hAnsi="Times New Roman" w:cs="Times New Roman"/>
          <w:sz w:val="24"/>
          <w:szCs w:val="24"/>
        </w:rPr>
        <w:t>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0 m</w:t>
      </w:r>
      <w:r w:rsidR="009720C0">
        <w:rPr>
          <w:rFonts w:ascii="Times New Roman" w:hAnsi="Times New Roman" w:cs="Times New Roman"/>
          <w:sz w:val="24"/>
          <w:szCs w:val="24"/>
        </w:rPr>
        <w:t xml:space="preserve"> or more</w:t>
      </w:r>
      <w:r w:rsidR="00200356" w:rsidRPr="00283B6D">
        <w:rPr>
          <w:rFonts w:ascii="Times New Roman" w:hAnsi="Times New Roman" w:cs="Times New Roman"/>
          <w:sz w:val="24"/>
          <w:szCs w:val="24"/>
        </w:rPr>
        <w:t xml:space="preserve">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respective </w:t>
      </w:r>
      <w:proofErr w:type="spellStart"/>
      <w:r w:rsidR="00200356" w:rsidRPr="00283B6D">
        <w:rPr>
          <w:rFonts w:ascii="Times New Roman" w:hAnsi="Times New Roman" w:cs="Times New Roman"/>
          <w:sz w:val="24"/>
          <w:szCs w:val="24"/>
        </w:rPr>
        <w:t>unwarmed</w:t>
      </w:r>
      <w:proofErr w:type="spellEnd"/>
      <w:r w:rsidR="00200356" w:rsidRPr="00283B6D">
        <w:rPr>
          <w:rFonts w:ascii="Times New Roman" w:hAnsi="Times New Roman" w:cs="Times New Roman"/>
          <w:sz w:val="24"/>
          <w:szCs w:val="24"/>
        </w:rPr>
        <w:t xml:space="preserve"> counterparts</w:t>
      </w:r>
      <w:r w:rsidRPr="00283B6D">
        <w:rPr>
          <w:rFonts w:ascii="Times New Roman" w:hAnsi="Times New Roman" w:cs="Times New Roman"/>
          <w:sz w:val="24"/>
          <w:szCs w:val="24"/>
        </w:rPr>
        <w:t>. Uncertainty in these relative frequencies of dispersal events also increases and becomes quite large at high dispersal distances</w:t>
      </w:r>
      <w:r w:rsidR="00200356">
        <w:rPr>
          <w:rFonts w:ascii="Times New Roman" w:hAnsi="Times New Roman" w:cs="Times New Roman"/>
          <w:sz w:val="24"/>
          <w:szCs w:val="24"/>
        </w:rPr>
        <w:t>, which echoes the idea that</w:t>
      </w:r>
      <w:r w:rsidR="008B6F2E">
        <w:rPr>
          <w:rFonts w:ascii="Times New Roman" w:hAnsi="Times New Roman" w:cs="Times New Roman"/>
          <w:sz w:val="24"/>
          <w:szCs w:val="24"/>
        </w:rPr>
        <w:t xml:space="preserve"> </w:t>
      </w:r>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and difficult to capture</w:t>
      </w:r>
      <w:r w:rsidR="00DA4B69">
        <w:rPr>
          <w:rFonts w:ascii="Times New Roman" w:hAnsi="Times New Roman" w:cs="Times New Roman"/>
          <w:sz w:val="24"/>
          <w:szCs w:val="24"/>
        </w:rPr>
        <w:t xml:space="preserve"> not only empirically, but</w:t>
      </w:r>
      <w:r w:rsidRPr="00283B6D">
        <w:rPr>
          <w:rFonts w:ascii="Times New Roman" w:hAnsi="Times New Roman" w:cs="Times New Roman"/>
          <w:sz w:val="24"/>
          <w:szCs w:val="24"/>
        </w:rPr>
        <w:t xml:space="preserve"> in dispersal simulations</w:t>
      </w:r>
      <w:r w:rsidR="00DA4B69">
        <w:rPr>
          <w:rFonts w:ascii="Times New Roman" w:hAnsi="Times New Roman" w:cs="Times New Roman"/>
          <w:sz w:val="24"/>
          <w:szCs w:val="24"/>
        </w:rPr>
        <w:t xml:space="preserve"> as well</w:t>
      </w:r>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75CE8748"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warmed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00072C24">
        <w:rPr>
          <w:rFonts w:ascii="Times New Roman" w:hAnsi="Times New Roman" w:cs="Times New Roman"/>
          <w:sz w:val="24"/>
          <w:szCs w:val="24"/>
        </w:rPr>
        <w:t xml:space="preserve">, and </w:t>
      </w:r>
      <w:proofErr w:type="spellStart"/>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warmed</w:t>
      </w:r>
      <w:proofErr w:type="spellEnd"/>
      <w:r w:rsidR="00072C24" w:rsidRPr="00283B6D">
        <w:rPr>
          <w:rFonts w:ascii="Times New Roman" w:hAnsi="Times New Roman" w:cs="Times New Roman"/>
          <w:sz w:val="24"/>
          <w:szCs w:val="24"/>
        </w:rPr>
        <w:t xml:space="preserve"> </w:t>
      </w:r>
      <w:r w:rsidR="00072C24" w:rsidRPr="00283B6D">
        <w:rPr>
          <w:rFonts w:ascii="Times New Roman" w:hAnsi="Times New Roman" w:cs="Times New Roman"/>
          <w:i/>
          <w:iCs/>
          <w:sz w:val="24"/>
          <w:szCs w:val="24"/>
        </w:rPr>
        <w:t xml:space="preserve">C. </w:t>
      </w:r>
      <w:proofErr w:type="spellStart"/>
      <w:r w:rsidR="00072C24" w:rsidRPr="00283B6D">
        <w:rPr>
          <w:rFonts w:ascii="Times New Roman" w:hAnsi="Times New Roman" w:cs="Times New Roman"/>
          <w:i/>
          <w:iCs/>
          <w:sz w:val="24"/>
          <w:szCs w:val="24"/>
        </w:rPr>
        <w:lastRenderedPageBreak/>
        <w:t>acanthoides</w:t>
      </w:r>
      <w:proofErr w:type="spellEnd"/>
      <w:r w:rsidRPr="00283B6D">
        <w:rPr>
          <w:rFonts w:ascii="Times New Roman" w:hAnsi="Times New Roman" w:cs="Times New Roman"/>
          <w:sz w:val="24"/>
          <w:szCs w:val="24"/>
        </w:rPr>
        <w:t xml:space="preserve"> (Kolmogorov-Smirnov test,</w:t>
      </w:r>
      <w:r w:rsidR="00DB02AF">
        <w:rPr>
          <w:rFonts w:ascii="Times New Roman" w:hAnsi="Times New Roman" w:cs="Times New Roman"/>
          <w:sz w:val="24"/>
          <w:szCs w:val="24"/>
        </w:rPr>
        <w:t xml:space="preserve"> </w:t>
      </w:r>
      <w:r w:rsidR="00DB02AF">
        <w:rPr>
          <w:rFonts w:ascii="Times New Roman" w:hAnsi="Times New Roman" w:cs="Times New Roman"/>
          <w:i/>
          <w:iCs/>
          <w:sz w:val="24"/>
          <w:szCs w:val="24"/>
        </w:rPr>
        <w:t>p</w:t>
      </w:r>
      <w:r w:rsidR="00DB02AF">
        <w:rPr>
          <w:rFonts w:ascii="Times New Roman" w:hAnsi="Times New Roman" w:cs="Times New Roman"/>
          <w:sz w:val="24"/>
          <w:szCs w:val="24"/>
        </w:rPr>
        <w:t xml:space="preserve"> &lt; 0.001</w:t>
      </w:r>
      <w:r w:rsidRPr="00283B6D">
        <w:rPr>
          <w:rFonts w:ascii="Times New Roman" w:eastAsiaTheme="minorEastAsia" w:hAnsi="Times New Roman" w:cs="Times New Roman"/>
          <w:sz w:val="24"/>
          <w:szCs w:val="24"/>
        </w:rPr>
        <w:t>).</w:t>
      </w:r>
      <w:r w:rsidR="00072C24">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r w:rsidR="00B84E1B">
        <w:rPr>
          <w:rFonts w:ascii="Times New Roman" w:hAnsi="Times New Roman" w:cs="Times New Roman"/>
          <w:sz w:val="24"/>
          <w:szCs w:val="24"/>
        </w:rPr>
        <w:t xml:space="preserve">head </w:t>
      </w:r>
      <w:r w:rsidRPr="00283B6D">
        <w:rPr>
          <w:rFonts w:ascii="Times New Roman" w:hAnsi="Times New Roman" w:cs="Times New Roman"/>
          <w:sz w:val="24"/>
          <w:szCs w:val="24"/>
        </w:rPr>
        <w:t>height instead of the distribution of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heights was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effects of the warming treatment</w:t>
      </w:r>
      <w:r w:rsidR="00072C24">
        <w:rPr>
          <w:rFonts w:ascii="Times New Roman" w:hAnsi="Times New Roman" w:cs="Times New Roman"/>
          <w:sz w:val="24"/>
          <w:szCs w:val="24"/>
        </w:rPr>
        <w:t>, as</w:t>
      </w:r>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r w:rsidR="00B84E1B">
        <w:rPr>
          <w:rFonts w:ascii="Times New Roman" w:eastAsiaTheme="minorEastAsia" w:hAnsi="Times New Roman" w:cs="Times New Roman"/>
          <w:sz w:val="24"/>
          <w:szCs w:val="24"/>
        </w:rPr>
        <w:t xml:space="preserve">head </w:t>
      </w:r>
      <w:r w:rsidRPr="00283B6D">
        <w:rPr>
          <w:rFonts w:ascii="Times New Roman" w:eastAsiaTheme="minorEastAsia" w:hAnsi="Times New Roman" w:cs="Times New Roman"/>
          <w:sz w:val="24"/>
          <w:szCs w:val="24"/>
        </w:rPr>
        <w:t>height</w:t>
      </w:r>
      <w:r w:rsidR="00072C24">
        <w:rPr>
          <w:rFonts w:ascii="Times New Roman" w:eastAsiaTheme="minorEastAsia" w:hAnsi="Times New Roman" w:cs="Times New Roman"/>
          <w:sz w:val="24"/>
          <w:szCs w:val="24"/>
        </w:rPr>
        <w:t xml:space="preserve">. However, though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s indicate that dispersal kernels constructed using the height distribution and dispersal kernels 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w:t>
      </w:r>
      <w:proofErr w:type="spellStart"/>
      <w:r w:rsidR="00072C24">
        <w:rPr>
          <w:rFonts w:ascii="Times New Roman" w:eastAsiaTheme="minorEastAsia" w:hAnsi="Times New Roman" w:cs="Times New Roman"/>
          <w:sz w:val="24"/>
          <w:szCs w:val="24"/>
        </w:rPr>
        <w:t>unwarmed</w:t>
      </w:r>
      <w:proofErr w:type="spellEnd"/>
      <w:r w:rsidR="00072C24">
        <w:rPr>
          <w:rFonts w:ascii="Times New Roman" w:eastAsiaTheme="minorEastAsia" w:hAnsi="Times New Roman" w:cs="Times New Roman"/>
          <w:sz w:val="24"/>
          <w:szCs w:val="24"/>
        </w:rPr>
        <w:t xml:space="preserve"> individuals that is shown in Figure 2.</w:t>
      </w:r>
    </w:p>
    <w:p w14:paraId="3FABC535" w14:textId="3DF26293"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is higher</w:t>
      </w:r>
      <w:r w:rsidRPr="00283B6D">
        <w:rPr>
          <w:rFonts w:ascii="Times New Roman" w:hAnsi="Times New Roman" w:cs="Times New Roman"/>
          <w:sz w:val="24"/>
          <w:szCs w:val="24"/>
        </w:rPr>
        <w:t xml:space="preserve"> when using the maximum flower </w:t>
      </w:r>
      <w:r w:rsidR="00B84E1B">
        <w:rPr>
          <w:rFonts w:ascii="Times New Roman" w:hAnsi="Times New Roman" w:cs="Times New Roman"/>
          <w:sz w:val="24"/>
          <w:szCs w:val="24"/>
        </w:rPr>
        <w:t xml:space="preserve">head </w:t>
      </w:r>
      <w:r w:rsidRPr="00283B6D">
        <w:rPr>
          <w:rFonts w:ascii="Times New Roman" w:hAnsi="Times New Roman" w:cs="Times New Roman"/>
          <w:sz w:val="24"/>
          <w:szCs w:val="24"/>
        </w:rPr>
        <w:t>height</w:t>
      </w:r>
      <w:r w:rsidR="009B7B38">
        <w:rPr>
          <w:rFonts w:ascii="Times New Roman" w:hAnsi="Times New Roman" w:cs="Times New Roman"/>
          <w:sz w:val="24"/>
          <w:szCs w:val="24"/>
        </w:rPr>
        <w:t xml:space="preserve"> than when using the entire distribution of flower head heights</w:t>
      </w:r>
      <w:r w:rsidRPr="00283B6D">
        <w:rPr>
          <w:rFonts w:ascii="Times New Roman" w:hAnsi="Times New Roman" w:cs="Times New Roman"/>
          <w:sz w:val="24"/>
          <w:szCs w:val="24"/>
        </w:rPr>
        <w:t xml:space="preserve"> (Figure 5)</w:t>
      </w:r>
      <w:r w:rsidR="009B7B38">
        <w:rPr>
          <w:rFonts w:ascii="Times New Roman" w:hAnsi="Times New Roman" w:cs="Times New Roman"/>
          <w:sz w:val="24"/>
          <w:szCs w:val="24"/>
        </w:rPr>
        <w:t xml:space="preserve"> at lower distances, but not necessarily at higher distances; this is due to the massive increase in uncertainty at higher dispersal distances, causing inflation of bootstrap intervals that envelopes the null risk ratio of 1 associated with no significant difference</w:t>
      </w:r>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11"/>
      <w:commentRangeStart w:id="12"/>
      <w:r w:rsidRPr="008E002A">
        <w:rPr>
          <w:rFonts w:ascii="Times New Roman" w:hAnsi="Times New Roman" w:cs="Times New Roman"/>
          <w:b/>
          <w:bCs/>
          <w:sz w:val="32"/>
          <w:szCs w:val="32"/>
        </w:rPr>
        <w:t>Discussion</w:t>
      </w:r>
      <w:commentRangeEnd w:id="11"/>
      <w:r w:rsidR="002B7D6A">
        <w:rPr>
          <w:rStyle w:val="CommentReference"/>
        </w:rPr>
        <w:commentReference w:id="11"/>
      </w:r>
      <w:commentRangeEnd w:id="12"/>
      <w:r w:rsidR="00EC7217">
        <w:rPr>
          <w:rStyle w:val="CommentReference"/>
        </w:rPr>
        <w:commentReference w:id="12"/>
      </w:r>
    </w:p>
    <w:p w14:paraId="02A7F11E" w14:textId="3FFDD267" w:rsidR="000D3E67" w:rsidRDefault="00283B6D" w:rsidP="000D3E67">
      <w:pPr>
        <w:spacing w:after="120" w:line="240" w:lineRule="auto"/>
        <w:ind w:firstLine="284"/>
        <w:jc w:val="both"/>
        <w:rPr>
          <w:rFonts w:ascii="Times New Roman" w:hAnsi="Times New Roman" w:cs="Times New Roman"/>
          <w:sz w:val="24"/>
          <w:szCs w:val="24"/>
        </w:rPr>
      </w:pPr>
      <w:commentRangeStart w:id="13"/>
      <w:commentRangeStart w:id="14"/>
      <w:r w:rsidRPr="00283B6D">
        <w:rPr>
          <w:rFonts w:ascii="Times New Roman" w:hAnsi="Times New Roman" w:cs="Times New Roman"/>
          <w:sz w:val="24"/>
          <w:szCs w:val="24"/>
        </w:rPr>
        <w:t>Our</w:t>
      </w:r>
      <w:commentRangeEnd w:id="13"/>
      <w:r w:rsidR="00180258">
        <w:rPr>
          <w:rStyle w:val="CommentReference"/>
        </w:rPr>
        <w:commentReference w:id="13"/>
      </w:r>
      <w:commentRangeEnd w:id="14"/>
      <w:r w:rsidR="008E0B61">
        <w:rPr>
          <w:rStyle w:val="CommentReference"/>
        </w:rPr>
        <w:commentReference w:id="14"/>
      </w:r>
      <w:r w:rsidRPr="00283B6D">
        <w:rPr>
          <w:rFonts w:ascii="Times New Roman" w:hAnsi="Times New Roman" w:cs="Times New Roman"/>
          <w:sz w:val="24"/>
          <w:szCs w:val="24"/>
        </w:rPr>
        <w:t xml:space="preserve"> results demonstrate that increases in temperature, which are expected in the wake of climate change across much of the geographical range</w:t>
      </w:r>
      <w:r w:rsidR="008E6D26">
        <w:rPr>
          <w:rFonts w:ascii="Times New Roman" w:hAnsi="Times New Roman" w:cs="Times New Roman"/>
          <w:sz w:val="24"/>
          <w:szCs w:val="24"/>
        </w:rPr>
        <w:t xml:space="preserve"> of</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w:t>
      </w:r>
      <w:proofErr w:type="gramStart"/>
      <w:r w:rsidRPr="00283B6D">
        <w:rPr>
          <w:rFonts w:ascii="Times New Roman" w:hAnsi="Times New Roman" w:cs="Times New Roman"/>
          <w:sz w:val="24"/>
          <w:szCs w:val="24"/>
        </w:rPr>
        <w:t xml:space="preserve">these two </w:t>
      </w:r>
      <w:r w:rsidR="005F0A88">
        <w:rPr>
          <w:rFonts w:ascii="Times New Roman" w:hAnsi="Times New Roman" w:cs="Times New Roman"/>
          <w:sz w:val="24"/>
          <w:szCs w:val="24"/>
        </w:rPr>
        <w:t>non-native</w:t>
      </w:r>
      <w:proofErr w:type="gramEnd"/>
      <w:r w:rsidR="005F0A88">
        <w:rPr>
          <w:rFonts w:ascii="Times New Roman" w:hAnsi="Times New Roman" w:cs="Times New Roman"/>
          <w:sz w:val="24"/>
          <w:szCs w:val="24"/>
        </w:rPr>
        <w:t xml:space="preser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proofErr w:type="spellStart"/>
      <w:r w:rsidR="005F0A88" w:rsidRPr="005F0A88">
        <w:rPr>
          <w:rFonts w:ascii="Times New Roman" w:hAnsi="Times New Roman" w:cs="Times New Roman"/>
          <w:i/>
          <w:iCs/>
          <w:sz w:val="24"/>
          <w:szCs w:val="24"/>
        </w:rPr>
        <w:t>acanthoides</w:t>
      </w:r>
      <w:proofErr w:type="spellEnd"/>
      <w:r w:rsidR="005F0A88">
        <w:rPr>
          <w:rFonts w:ascii="Times New Roman" w:hAnsi="Times New Roman" w:cs="Times New Roman"/>
          <w:sz w:val="24"/>
          <w:szCs w:val="24"/>
        </w:rPr>
        <w:t xml:space="preserve"> have not been previously studied</w:t>
      </w:r>
      <w:r w:rsidR="003E4837">
        <w:rPr>
          <w:rFonts w:ascii="Times New Roman" w:hAnsi="Times New Roman" w:cs="Times New Roman"/>
          <w:sz w:val="24"/>
          <w:szCs w:val="24"/>
        </w:rPr>
        <w:t>;</w:t>
      </w:r>
      <w:r w:rsidR="000D3E67">
        <w:rPr>
          <w:rFonts w:ascii="Times New Roman" w:hAnsi="Times New Roman" w:cs="Times New Roman"/>
          <w:sz w:val="24"/>
          <w:szCs w:val="24"/>
        </w:rPr>
        <w:t xml:space="preserve"> </w:t>
      </w:r>
      <w:r w:rsidR="003E4837">
        <w:rPr>
          <w:rFonts w:ascii="Times New Roman" w:hAnsi="Times New Roman" w:cs="Times New Roman"/>
          <w:sz w:val="24"/>
          <w:szCs w:val="24"/>
        </w:rPr>
        <w:t>h</w:t>
      </w:r>
      <w:r w:rsidR="008E6D26">
        <w:rPr>
          <w:rFonts w:ascii="Times New Roman" w:hAnsi="Times New Roman" w:cs="Times New Roman"/>
          <w:sz w:val="24"/>
          <w:szCs w:val="24"/>
        </w:rPr>
        <w:t>ere, we show</w:t>
      </w:r>
      <w:r w:rsidR="005F0A88">
        <w:rPr>
          <w:rFonts w:ascii="Times New Roman" w:hAnsi="Times New Roman" w:cs="Times New Roman"/>
          <w:sz w:val="24"/>
          <w:szCs w:val="24"/>
        </w:rPr>
        <w:t xml:space="preserve"> that even mild increases in average ambient temperatures have striking effects on</w:t>
      </w:r>
      <w:r w:rsidR="003E4837">
        <w:rPr>
          <w:rFonts w:ascii="Times New Roman" w:hAnsi="Times New Roman" w:cs="Times New Roman"/>
          <w:sz w:val="24"/>
          <w:szCs w:val="24"/>
        </w:rPr>
        <w:t xml:space="preserve"> </w:t>
      </w:r>
      <w:r w:rsidR="003E4837" w:rsidRPr="000D6E7A">
        <w:rPr>
          <w:rFonts w:ascii="Times New Roman" w:hAnsi="Times New Roman" w:cs="Times New Roman"/>
          <w:i/>
          <w:iCs/>
          <w:sz w:val="24"/>
          <w:szCs w:val="24"/>
        </w:rPr>
        <w:t>C.</w:t>
      </w:r>
      <w:r w:rsidR="003E4837">
        <w:rPr>
          <w:rFonts w:ascii="Times New Roman" w:hAnsi="Times New Roman" w:cs="Times New Roman"/>
          <w:sz w:val="24"/>
          <w:szCs w:val="24"/>
        </w:rPr>
        <w:t xml:space="preserve"> </w:t>
      </w:r>
      <w:proofErr w:type="spellStart"/>
      <w:r w:rsidR="003E4837" w:rsidRPr="005F0A88">
        <w:rPr>
          <w:rFonts w:ascii="Times New Roman" w:hAnsi="Times New Roman" w:cs="Times New Roman"/>
          <w:i/>
          <w:iCs/>
          <w:sz w:val="24"/>
          <w:szCs w:val="24"/>
        </w:rPr>
        <w:t>acanthoides</w:t>
      </w:r>
      <w:proofErr w:type="spellEnd"/>
      <w:r w:rsidR="005F0A88">
        <w:rPr>
          <w:rFonts w:ascii="Times New Roman" w:hAnsi="Times New Roman" w:cs="Times New Roman"/>
          <w:sz w:val="24"/>
          <w:szCs w:val="24"/>
        </w:rPr>
        <w:t xml:space="preserve">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w:t>
      </w:r>
      <w:r w:rsidR="00086D4A">
        <w:rPr>
          <w:rFonts w:ascii="Times New Roman" w:hAnsi="Times New Roman" w:cs="Times New Roman"/>
          <w:sz w:val="24"/>
          <w:szCs w:val="24"/>
        </w:rPr>
        <w:t>8</w:t>
      </w:r>
      <w:r w:rsidR="003E4837" w:rsidRPr="00B0072C">
        <w:rPr>
          <w:rFonts w:ascii="Times New Roman" w:hAnsi="Times New Roman" w:cs="Times New Roman"/>
          <w:sz w:val="24"/>
          <w:szCs w:val="24"/>
        </w:rPr>
        <w:t xml:space="preserve"> </w:t>
      </w:r>
      <w:r w:rsidR="000D3E67" w:rsidRPr="00B0072C">
        <w:rPr>
          <w:rFonts w:ascii="Times New Roman" w:hAnsi="Times New Roman" w:cs="Times New Roman"/>
          <w:sz w:val="24"/>
          <w:szCs w:val="24"/>
        </w:rPr>
        <w:t>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w:t>
      </w:r>
      <w:r w:rsidR="003B2279">
        <w:rPr>
          <w:rFonts w:ascii="Times New Roman" w:hAnsi="Times New Roman" w:cs="Times New Roman"/>
          <w:sz w:val="24"/>
          <w:szCs w:val="24"/>
        </w:rPr>
        <w:t xml:space="preserve">prior </w:t>
      </w:r>
      <w:r w:rsidRPr="00283B6D">
        <w:rPr>
          <w:rFonts w:ascii="Times New Roman" w:hAnsi="Times New Roman" w:cs="Times New Roman"/>
          <w:sz w:val="24"/>
          <w:szCs w:val="24"/>
        </w:rPr>
        <w:t xml:space="preserve">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xml:space="preserve">, compared to the approximately </w:t>
      </w:r>
      <w:commentRangeStart w:id="15"/>
      <w:commentRangeStart w:id="16"/>
      <w:r w:rsidRPr="00283B6D">
        <w:rPr>
          <w:rFonts w:ascii="Times New Roman" w:hAnsi="Times New Roman" w:cs="Times New Roman"/>
          <w:sz w:val="24"/>
          <w:szCs w:val="24"/>
        </w:rPr>
        <w:t>1</w:t>
      </w:r>
      <w:r w:rsidR="003E4837">
        <w:rPr>
          <w:rFonts w:ascii="Times New Roman" w:hAnsi="Times New Roman" w:cs="Times New Roman"/>
          <w:sz w:val="24"/>
          <w:szCs w:val="24"/>
        </w:rPr>
        <w:t>3.2</w:t>
      </w:r>
      <w:r w:rsidRPr="00283B6D">
        <w:rPr>
          <w:rFonts w:ascii="Times New Roman" w:hAnsi="Times New Roman" w:cs="Times New Roman"/>
          <w:sz w:val="24"/>
          <w:szCs w:val="24"/>
        </w:rPr>
        <w:t>% increase in maximum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that we measured. The 1</w:t>
      </w:r>
      <w:r w:rsidR="003E4837">
        <w:rPr>
          <w:rFonts w:ascii="Times New Roman" w:hAnsi="Times New Roman" w:cs="Times New Roman"/>
          <w:sz w:val="24"/>
          <w:szCs w:val="24"/>
        </w:rPr>
        <w:t>4.</w:t>
      </w:r>
      <w:r w:rsidR="00086D4A">
        <w:rPr>
          <w:rFonts w:ascii="Times New Roman" w:hAnsi="Times New Roman" w:cs="Times New Roman"/>
          <w:sz w:val="24"/>
          <w:szCs w:val="24"/>
        </w:rPr>
        <w:t>1</w:t>
      </w:r>
      <w:r w:rsidRPr="00283B6D">
        <w:rPr>
          <w:rFonts w:ascii="Times New Roman" w:hAnsi="Times New Roman" w:cs="Times New Roman"/>
          <w:sz w:val="24"/>
          <w:szCs w:val="24"/>
        </w:rPr>
        <w:t xml:space="preserve">% increase in mean </w:t>
      </w:r>
      <w:commentRangeEnd w:id="15"/>
      <w:r w:rsidR="003B2279">
        <w:rPr>
          <w:rStyle w:val="CommentReference"/>
        </w:rPr>
        <w:commentReference w:id="15"/>
      </w:r>
      <w:commentRangeEnd w:id="16"/>
      <w:r w:rsidR="00873641">
        <w:rPr>
          <w:rStyle w:val="CommentReference"/>
        </w:rPr>
        <w:commentReference w:id="16"/>
      </w:r>
      <w:r w:rsidRPr="00283B6D">
        <w:rPr>
          <w:rFonts w:ascii="Times New Roman" w:hAnsi="Times New Roman" w:cs="Times New Roman"/>
          <w:sz w:val="24"/>
          <w:szCs w:val="24"/>
        </w:rPr>
        <w:t xml:space="preserve">flower </w:t>
      </w:r>
      <w:r w:rsidR="00B84E1B">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that we observed is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increases in maximum flower</w:t>
      </w:r>
      <w:r w:rsidR="00B84E1B">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692EF3EF"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 xml:space="preserve">C. </w:t>
      </w:r>
      <w:proofErr w:type="spellStart"/>
      <w:r w:rsidRPr="009D1B30">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w:t>
      </w:r>
      <w:r w:rsidR="002A0EE4">
        <w:rPr>
          <w:rFonts w:ascii="Times New Roman" w:hAnsi="Times New Roman" w:cs="Times New Roman"/>
          <w:sz w:val="24"/>
          <w:szCs w:val="24"/>
        </w:rPr>
        <w:t>6</w:t>
      </w:r>
      <w:r w:rsidR="002A0EE4">
        <w:rPr>
          <w:rFonts w:ascii="Times New Roman" w:hAnsi="Times New Roman" w:cs="Times New Roman"/>
          <w:sz w:val="24"/>
          <w:szCs w:val="24"/>
        </w:rPr>
        <w:t>6</w:t>
      </w:r>
      <w:r w:rsidR="002A0EE4" w:rsidRPr="00B0072C">
        <w:rPr>
          <w:rFonts w:ascii="Times New Roman" w:hAnsi="Times New Roman" w:cs="Times New Roman"/>
          <w:sz w:val="24"/>
          <w:szCs w:val="24"/>
        </w:rPr>
        <w:t xml:space="preserve"> </w:t>
      </w:r>
      <w:r w:rsidRPr="00B0072C">
        <w:rPr>
          <w:rFonts w:ascii="Times New Roman" w:hAnsi="Times New Roman" w:cs="Times New Roman"/>
          <w:sz w:val="24"/>
          <w:szCs w:val="24"/>
        </w:rPr>
        <w:t>and 2.</w:t>
      </w:r>
      <w:r w:rsidR="002A0EE4">
        <w:rPr>
          <w:rFonts w:ascii="Times New Roman" w:hAnsi="Times New Roman" w:cs="Times New Roman"/>
          <w:sz w:val="24"/>
          <w:szCs w:val="24"/>
        </w:rPr>
        <w:t>4</w:t>
      </w:r>
      <w:r w:rsidR="002A0EE4">
        <w:rPr>
          <w:rFonts w:ascii="Times New Roman" w:hAnsi="Times New Roman" w:cs="Times New Roman"/>
          <w:sz w:val="24"/>
          <w:szCs w:val="24"/>
        </w:rPr>
        <w:t>4</w:t>
      </w:r>
      <w:r w:rsidR="002A0EE4" w:rsidRPr="00B0072C">
        <w:rPr>
          <w:rFonts w:ascii="Times New Roman" w:hAnsi="Times New Roman" w:cs="Times New Roman"/>
          <w:sz w:val="24"/>
          <w:szCs w:val="24"/>
        </w:rPr>
        <w:t xml:space="preserve"> </w:t>
      </w:r>
      <w:r w:rsidRPr="00B0072C">
        <w:rPr>
          <w:rFonts w:ascii="Times New Roman" w:hAnsi="Times New Roman" w:cs="Times New Roman"/>
          <w:sz w:val="24"/>
          <w:szCs w:val="24"/>
        </w:rPr>
        <w:t>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17"/>
      <w:commentRangeStart w:id="18"/>
      <w:r w:rsidR="00283B6D" w:rsidRPr="00283B6D">
        <w:rPr>
          <w:rFonts w:ascii="Times New Roman" w:hAnsi="Times New Roman" w:cs="Times New Roman"/>
          <w:sz w:val="24"/>
          <w:szCs w:val="24"/>
        </w:rPr>
        <w:t>smaller</w:t>
      </w:r>
      <w:commentRangeEnd w:id="17"/>
      <w:r>
        <w:rPr>
          <w:rStyle w:val="CommentReference"/>
        </w:rPr>
        <w:commentReference w:id="17"/>
      </w:r>
      <w:commentRangeEnd w:id="18"/>
      <w:r w:rsidR="00446B6E">
        <w:rPr>
          <w:rStyle w:val="CommentReference"/>
        </w:rPr>
        <w:commentReference w:id="18"/>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r w:rsidR="009720C0">
        <w:rPr>
          <w:rFonts w:ascii="Times New Roman" w:hAnsi="Times New Roman" w:cs="Times New Roman"/>
          <w:sz w:val="24"/>
          <w:szCs w:val="24"/>
        </w:rPr>
        <w:t xml:space="preserve">; for example, seeds from warmed and </w:t>
      </w:r>
      <w:proofErr w:type="spellStart"/>
      <w:r w:rsidR="009720C0">
        <w:rPr>
          <w:rFonts w:ascii="Times New Roman" w:hAnsi="Times New Roman" w:cs="Times New Roman"/>
          <w:sz w:val="24"/>
          <w:szCs w:val="24"/>
        </w:rPr>
        <w:t>unwarmed</w:t>
      </w:r>
      <w:proofErr w:type="spellEnd"/>
      <w:r w:rsidR="009720C0">
        <w:rPr>
          <w:rFonts w:ascii="Times New Roman" w:hAnsi="Times New Roman" w:cs="Times New Roman"/>
          <w:sz w:val="24"/>
          <w:szCs w:val="24"/>
        </w:rPr>
        <w:t xml:space="preserve"> </w:t>
      </w:r>
      <w:r w:rsidR="009720C0">
        <w:rPr>
          <w:rFonts w:ascii="Times New Roman" w:hAnsi="Times New Roman" w:cs="Times New Roman"/>
          <w:i/>
          <w:iCs/>
          <w:sz w:val="24"/>
          <w:szCs w:val="24"/>
        </w:rPr>
        <w:t xml:space="preserve">C. </w:t>
      </w:r>
      <w:proofErr w:type="spellStart"/>
      <w:r w:rsidR="00446B6E">
        <w:rPr>
          <w:rFonts w:ascii="Times New Roman" w:hAnsi="Times New Roman" w:cs="Times New Roman"/>
          <w:i/>
          <w:iCs/>
          <w:sz w:val="24"/>
          <w:szCs w:val="24"/>
        </w:rPr>
        <w:t>acanthoides</w:t>
      </w:r>
      <w:proofErr w:type="spellEnd"/>
      <w:r w:rsidR="009720C0">
        <w:rPr>
          <w:rFonts w:ascii="Times New Roman" w:hAnsi="Times New Roman" w:cs="Times New Roman"/>
          <w:sz w:val="24"/>
          <w:szCs w:val="24"/>
        </w:rPr>
        <w:t xml:space="preserve"> were on average 1.</w:t>
      </w:r>
      <w:r w:rsidR="002A0EE4">
        <w:rPr>
          <w:rFonts w:ascii="Times New Roman" w:hAnsi="Times New Roman" w:cs="Times New Roman"/>
          <w:sz w:val="24"/>
          <w:szCs w:val="24"/>
        </w:rPr>
        <w:t>5</w:t>
      </w:r>
      <w:r w:rsidR="002A0EE4">
        <w:rPr>
          <w:rFonts w:ascii="Times New Roman" w:hAnsi="Times New Roman" w:cs="Times New Roman"/>
          <w:sz w:val="24"/>
          <w:szCs w:val="24"/>
        </w:rPr>
        <w:t>7</w:t>
      </w:r>
      <w:r w:rsidR="002A0EE4">
        <w:rPr>
          <w:rFonts w:ascii="Times New Roman" w:hAnsi="Times New Roman" w:cs="Times New Roman"/>
          <w:sz w:val="24"/>
          <w:szCs w:val="24"/>
        </w:rPr>
        <w:t xml:space="preserve"> </w:t>
      </w:r>
      <w:r w:rsidR="009720C0">
        <w:rPr>
          <w:rFonts w:ascii="Times New Roman" w:hAnsi="Times New Roman" w:cs="Times New Roman"/>
          <w:sz w:val="24"/>
          <w:szCs w:val="24"/>
        </w:rPr>
        <w:t>and 1.</w:t>
      </w:r>
      <w:r w:rsidR="002A0EE4">
        <w:rPr>
          <w:rFonts w:ascii="Times New Roman" w:hAnsi="Times New Roman" w:cs="Times New Roman"/>
          <w:sz w:val="24"/>
          <w:szCs w:val="24"/>
        </w:rPr>
        <w:t>38</w:t>
      </w:r>
      <w:r w:rsidR="002A0EE4">
        <w:rPr>
          <w:rFonts w:ascii="Times New Roman" w:hAnsi="Times New Roman" w:cs="Times New Roman"/>
          <w:sz w:val="24"/>
          <w:szCs w:val="24"/>
        </w:rPr>
        <w:t xml:space="preserve"> </w:t>
      </w:r>
      <w:r w:rsidR="009720C0">
        <w:rPr>
          <w:rFonts w:ascii="Times New Roman" w:hAnsi="Times New Roman" w:cs="Times New Roman"/>
          <w:sz w:val="24"/>
          <w:szCs w:val="24"/>
        </w:rPr>
        <w:t xml:space="preserve">times as likely, respectively, to travel 50 m or more when using the </w:t>
      </w:r>
      <w:r w:rsidR="009720C0">
        <w:rPr>
          <w:rFonts w:ascii="Times New Roman" w:hAnsi="Times New Roman" w:cs="Times New Roman"/>
          <w:sz w:val="24"/>
          <w:szCs w:val="24"/>
        </w:rPr>
        <w:lastRenderedPageBreak/>
        <w:t xml:space="preserve">maximum flower head height rather than the distribution of heights, while seeds were </w:t>
      </w:r>
      <w:r w:rsidR="00446B6E">
        <w:rPr>
          <w:rFonts w:ascii="Times New Roman" w:hAnsi="Times New Roman" w:cs="Times New Roman"/>
          <w:sz w:val="24"/>
          <w:szCs w:val="24"/>
        </w:rPr>
        <w:t>2.</w:t>
      </w:r>
      <w:r w:rsidR="002A0EE4">
        <w:rPr>
          <w:rFonts w:ascii="Times New Roman" w:hAnsi="Times New Roman" w:cs="Times New Roman"/>
          <w:sz w:val="24"/>
          <w:szCs w:val="24"/>
        </w:rPr>
        <w:t>4</w:t>
      </w:r>
      <w:r w:rsidR="002A0EE4">
        <w:rPr>
          <w:rFonts w:ascii="Times New Roman" w:hAnsi="Times New Roman" w:cs="Times New Roman"/>
          <w:sz w:val="24"/>
          <w:szCs w:val="24"/>
        </w:rPr>
        <w:t>4</w:t>
      </w:r>
      <w:r w:rsidR="002A0EE4">
        <w:rPr>
          <w:rFonts w:ascii="Times New Roman" w:hAnsi="Times New Roman" w:cs="Times New Roman"/>
          <w:sz w:val="24"/>
          <w:szCs w:val="24"/>
        </w:rPr>
        <w:t xml:space="preserve"> </w:t>
      </w:r>
      <w:r w:rsidR="009720C0">
        <w:rPr>
          <w:rFonts w:ascii="Times New Roman" w:hAnsi="Times New Roman" w:cs="Times New Roman"/>
          <w:sz w:val="24"/>
          <w:szCs w:val="24"/>
        </w:rPr>
        <w:t>times as likely to travel 50 m or more if they dispersed from warmed</w:t>
      </w:r>
      <w:r w:rsidR="00446B6E">
        <w:rPr>
          <w:rFonts w:ascii="Times New Roman" w:hAnsi="Times New Roman" w:cs="Times New Roman"/>
          <w:sz w:val="24"/>
          <w:szCs w:val="24"/>
        </w:rPr>
        <w:t xml:space="preserve"> rather than </w:t>
      </w:r>
      <w:proofErr w:type="spellStart"/>
      <w:r w:rsidR="00446B6E">
        <w:rPr>
          <w:rFonts w:ascii="Times New Roman" w:hAnsi="Times New Roman" w:cs="Times New Roman"/>
          <w:sz w:val="24"/>
          <w:szCs w:val="24"/>
        </w:rPr>
        <w:t>unwarmed</w:t>
      </w:r>
      <w:proofErr w:type="spellEnd"/>
      <w:r w:rsidR="009720C0">
        <w:rPr>
          <w:rFonts w:ascii="Times New Roman" w:hAnsi="Times New Roman" w:cs="Times New Roman"/>
          <w:sz w:val="24"/>
          <w:szCs w:val="24"/>
        </w:rPr>
        <w:t xml:space="preserve"> </w:t>
      </w:r>
      <w:r w:rsidR="009720C0">
        <w:rPr>
          <w:rFonts w:ascii="Times New Roman" w:hAnsi="Times New Roman" w:cs="Times New Roman"/>
          <w:i/>
          <w:iCs/>
          <w:sz w:val="24"/>
          <w:szCs w:val="24"/>
        </w:rPr>
        <w:t xml:space="preserve">C. </w:t>
      </w:r>
      <w:proofErr w:type="spellStart"/>
      <w:r w:rsidR="00446B6E">
        <w:rPr>
          <w:rFonts w:ascii="Times New Roman" w:hAnsi="Times New Roman" w:cs="Times New Roman"/>
          <w:i/>
          <w:iCs/>
          <w:sz w:val="24"/>
          <w:szCs w:val="24"/>
        </w:rPr>
        <w:t>acanthoides</w:t>
      </w:r>
      <w:proofErr w:type="spellEnd"/>
      <w:r w:rsidR="009720C0">
        <w:rPr>
          <w:rFonts w:ascii="Times New Roman" w:hAnsi="Times New Roman" w:cs="Times New Roman"/>
          <w:sz w:val="24"/>
          <w:szCs w:val="24"/>
        </w:rPr>
        <w:t>.</w:t>
      </w:r>
    </w:p>
    <w:p w14:paraId="55952B50" w14:textId="42009F01" w:rsidR="00A514F6" w:rsidRDefault="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Warming-induced height increases are only one </w:t>
      </w:r>
      <w:r w:rsidR="00197361">
        <w:rPr>
          <w:rFonts w:ascii="Times New Roman" w:hAnsi="Times New Roman" w:cs="Times New Roman"/>
          <w:sz w:val="24"/>
          <w:szCs w:val="24"/>
        </w:rPr>
        <w:t>response that</w:t>
      </w:r>
      <w:r w:rsidRPr="00283B6D">
        <w:rPr>
          <w:rFonts w:ascii="Times New Roman" w:hAnsi="Times New Roman" w:cs="Times New Roman"/>
          <w:sz w:val="24"/>
          <w:szCs w:val="24"/>
        </w:rPr>
        <w:t xml:space="preserve"> may affect dispersal patterns in wind-dispersed plants</w:t>
      </w:r>
      <w:r w:rsidR="00197361" w:rsidRPr="00197361">
        <w:rPr>
          <w:rFonts w:ascii="Times New Roman" w:hAnsi="Times New Roman" w:cs="Times New Roman"/>
          <w:sz w:val="24"/>
          <w:szCs w:val="24"/>
        </w:rPr>
        <w:t xml:space="preserve"> </w:t>
      </w:r>
      <w:r w:rsidR="00197361">
        <w:rPr>
          <w:rFonts w:ascii="Times New Roman" w:hAnsi="Times New Roman" w:cs="Times New Roman"/>
          <w:sz w:val="24"/>
          <w:szCs w:val="24"/>
        </w:rPr>
        <w:t xml:space="preserve">under </w:t>
      </w:r>
      <w:r w:rsidR="00197361" w:rsidRPr="00283B6D">
        <w:rPr>
          <w:rFonts w:ascii="Times New Roman" w:hAnsi="Times New Roman" w:cs="Times New Roman"/>
          <w:sz w:val="24"/>
          <w:szCs w:val="24"/>
        </w:rPr>
        <w:t>climate change</w:t>
      </w:r>
      <w:r w:rsidRPr="00283B6D">
        <w:rPr>
          <w:rFonts w:ascii="Times New Roman" w:hAnsi="Times New Roman" w:cs="Times New Roman"/>
          <w:sz w:val="24"/>
          <w:szCs w:val="24"/>
        </w:rPr>
        <w:t>. For example, increases in air temperature may increase seed dispersal distances by increasing air turbulence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172CE3">
        <w:rPr>
          <w:rFonts w:ascii="Times New Roman" w:hAnsi="Times New Roman" w:cs="Times New Roman"/>
          <w:i/>
          <w:iCs/>
          <w:sz w:val="24"/>
          <w:szCs w:val="24"/>
        </w:rPr>
        <w:t>et al</w:t>
      </w:r>
      <w:r w:rsidR="00B93063">
        <w:rPr>
          <w:rFonts w:ascii="Times New Roman" w:hAnsi="Times New Roman" w:cs="Times New Roman"/>
          <w:sz w:val="24"/>
          <w:szCs w:val="24"/>
        </w:rPr>
        <w:t>.</w:t>
      </w:r>
      <w:r w:rsidRPr="00283B6D">
        <w:rPr>
          <w:rFonts w:ascii="Times New Roman" w:hAnsi="Times New Roman" w:cs="Times New Roman"/>
          <w:sz w:val="24"/>
          <w:szCs w:val="24"/>
        </w:rPr>
        <w:t xml:space="preserve">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increases in the frequency of extreme wind events may increase frequency of long-distance dispersal events (</w:t>
      </w:r>
      <w:proofErr w:type="spellStart"/>
      <w:r w:rsidRPr="00283B6D">
        <w:rPr>
          <w:rFonts w:ascii="Times New Roman" w:hAnsi="Times New Roman" w:cs="Times New Roman"/>
          <w:sz w:val="24"/>
          <w:szCs w:val="24"/>
        </w:rPr>
        <w:t>Soons</w:t>
      </w:r>
      <w:proofErr w:type="spellEnd"/>
      <w:r w:rsidRPr="00283B6D">
        <w:rPr>
          <w:rFonts w:ascii="Times New Roman" w:hAnsi="Times New Roman" w:cs="Times New Roman"/>
          <w:sz w:val="24"/>
          <w:szCs w:val="24"/>
        </w:rPr>
        <w:t xml:space="preserve"> </w:t>
      </w:r>
      <w:r w:rsidRPr="00172CE3">
        <w:rPr>
          <w:rFonts w:ascii="Times New Roman" w:hAnsi="Times New Roman" w:cs="Times New Roman"/>
          <w:i/>
          <w:iCs/>
          <w:sz w:val="24"/>
          <w:szCs w:val="24"/>
        </w:rPr>
        <w:t>et al</w:t>
      </w:r>
      <w:r w:rsidR="00B93063">
        <w:rPr>
          <w:rFonts w:ascii="Times New Roman" w:hAnsi="Times New Roman" w:cs="Times New Roman"/>
          <w:sz w:val="24"/>
          <w:szCs w:val="24"/>
        </w:rPr>
        <w:t>.</w:t>
      </w:r>
      <w:r w:rsidRPr="00283B6D">
        <w:rPr>
          <w:rFonts w:ascii="Times New Roman" w:hAnsi="Times New Roman" w:cs="Times New Roman"/>
          <w:sz w:val="24"/>
          <w:szCs w:val="24"/>
        </w:rPr>
        <w:t xml:space="preserve"> 2004). Furthermore, even wind dispersal itself is only one aspect of overall dispersal, as these kinds of plants typically </w:t>
      </w:r>
      <w:r w:rsidR="00197361">
        <w:rPr>
          <w:rFonts w:ascii="Times New Roman" w:hAnsi="Times New Roman" w:cs="Times New Roman"/>
          <w:sz w:val="24"/>
          <w:szCs w:val="24"/>
        </w:rPr>
        <w:t xml:space="preserve">may </w:t>
      </w:r>
      <w:r w:rsidRPr="00283B6D">
        <w:rPr>
          <w:rFonts w:ascii="Times New Roman" w:hAnsi="Times New Roman" w:cs="Times New Roman"/>
          <w:sz w:val="24"/>
          <w:szCs w:val="24"/>
        </w:rPr>
        <w:t>have multiple dispersal vectors</w:t>
      </w:r>
      <w:r w:rsidR="00197361">
        <w:rPr>
          <w:rFonts w:ascii="Times New Roman" w:hAnsi="Times New Roman" w:cs="Times New Roman"/>
          <w:sz w:val="24"/>
          <w:szCs w:val="24"/>
        </w:rPr>
        <w:t>, such as ants,</w:t>
      </w:r>
      <w:r w:rsidRPr="00283B6D">
        <w:rPr>
          <w:rFonts w:ascii="Times New Roman" w:hAnsi="Times New Roman" w:cs="Times New Roman"/>
          <w:sz w:val="24"/>
          <w:szCs w:val="24"/>
        </w:rPr>
        <w:t xml:space="preserve">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Climate change may affect one or more dispersal vectors within a particular system, thus affecting the total dispersal kernel, or the probability distribution of dispersal distances when all dispersal vectors are </w:t>
      </w:r>
      <w:proofErr w:type="gramStart"/>
      <w:r w:rsidRPr="00283B6D">
        <w:rPr>
          <w:rFonts w:ascii="Times New Roman" w:hAnsi="Times New Roman" w:cs="Times New Roman"/>
          <w:sz w:val="24"/>
          <w:szCs w:val="24"/>
        </w:rPr>
        <w:t>taken into account</w:t>
      </w:r>
      <w:proofErr w:type="gramEnd"/>
      <w:r w:rsidRPr="00283B6D">
        <w:rPr>
          <w:rFonts w:ascii="Times New Roman" w:hAnsi="Times New Roman" w:cs="Times New Roman"/>
          <w:sz w:val="24"/>
          <w:szCs w:val="24"/>
        </w:rPr>
        <w:t>.</w:t>
      </w:r>
    </w:p>
    <w:p w14:paraId="111F66FE" w14:textId="2CE0D1E4" w:rsidR="00283B6D" w:rsidRPr="00283B6D" w:rsidRDefault="000D3E67" w:rsidP="002B7D6A">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How these changes play out will critically determine distributions of invasive species in future climates.</w:t>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Dispersal kernels like the ones in this study are often used to estimate the rate at which species spread, and are often included integrodifference and integral projection models of population spread (</w:t>
      </w:r>
      <w:proofErr w:type="gramStart"/>
      <w:r w:rsidR="00283B6D" w:rsidRPr="00283B6D">
        <w:rPr>
          <w:rFonts w:ascii="Times New Roman" w:hAnsi="Times New Roman" w:cs="Times New Roman"/>
          <w:sz w:val="24"/>
          <w:szCs w:val="24"/>
        </w:rPr>
        <w:t>e.g.</w:t>
      </w:r>
      <w:proofErr w:type="gramEnd"/>
      <w:r w:rsidR="00283B6D" w:rsidRPr="00283B6D">
        <w:rPr>
          <w:rFonts w:ascii="Times New Roman" w:hAnsi="Times New Roman" w:cs="Times New Roman"/>
          <w:sz w:val="24"/>
          <w:szCs w:val="24"/>
        </w:rPr>
        <w:t xml:space="preserve">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w:t>
      </w:r>
      <w:r w:rsidR="00283B6D" w:rsidRPr="00172CE3">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1996; Neubert and Caswell 2000, </w:t>
      </w:r>
      <w:proofErr w:type="spellStart"/>
      <w:r w:rsidR="00283B6D" w:rsidRPr="00283B6D">
        <w:rPr>
          <w:rFonts w:ascii="Times New Roman" w:hAnsi="Times New Roman" w:cs="Times New Roman"/>
          <w:sz w:val="24"/>
          <w:szCs w:val="24"/>
        </w:rPr>
        <w:t>Ellner</w:t>
      </w:r>
      <w:proofErr w:type="spellEnd"/>
      <w:r w:rsidR="00283B6D" w:rsidRPr="00283B6D">
        <w:rPr>
          <w:rFonts w:ascii="Times New Roman" w:hAnsi="Times New Roman" w:cs="Times New Roman"/>
          <w:sz w:val="24"/>
          <w:szCs w:val="24"/>
        </w:rPr>
        <w:t xml:space="preserve"> and Rees 2006, </w:t>
      </w:r>
      <w:proofErr w:type="spellStart"/>
      <w:r w:rsidR="00283B6D" w:rsidRPr="00283B6D">
        <w:rPr>
          <w:rFonts w:ascii="Times New Roman" w:hAnsi="Times New Roman" w:cs="Times New Roman"/>
          <w:sz w:val="24"/>
          <w:szCs w:val="24"/>
        </w:rPr>
        <w:t>Jongejans</w:t>
      </w:r>
      <w:proofErr w:type="spellEnd"/>
      <w:r w:rsidR="00283B6D" w:rsidRPr="00283B6D">
        <w:rPr>
          <w:rFonts w:ascii="Times New Roman" w:hAnsi="Times New Roman" w:cs="Times New Roman"/>
          <w:sz w:val="24"/>
          <w:szCs w:val="24"/>
        </w:rPr>
        <w:t xml:space="preserve"> et al. 2011). These sorts of models can be highly sensitive to the right tails of dispersal kernels used in the model framework; population movement here can often be driven by a small handful of long-distance dispersal events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w:t>
      </w:r>
      <w:r w:rsidR="00283B6D" w:rsidRPr="00172CE3">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1996; Clark </w:t>
      </w:r>
      <w:r w:rsidR="00283B6D" w:rsidRPr="00172CE3">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1998, 2001). Because propagules dispersed long distance can escape density-dependent mortality (Janzen 1970; Connell 1971) from sources such as predation (Blundell and Peart 1998; </w:t>
      </w:r>
      <w:proofErr w:type="spellStart"/>
      <w:r w:rsidR="00283B6D" w:rsidRPr="00283B6D">
        <w:rPr>
          <w:rFonts w:ascii="Times New Roman" w:hAnsi="Times New Roman" w:cs="Times New Roman"/>
          <w:sz w:val="24"/>
          <w:szCs w:val="24"/>
        </w:rPr>
        <w:t>Norghauer</w:t>
      </w:r>
      <w:proofErr w:type="spellEnd"/>
      <w:r w:rsidR="00283B6D" w:rsidRPr="00283B6D">
        <w:rPr>
          <w:rFonts w:ascii="Times New Roman" w:hAnsi="Times New Roman" w:cs="Times New Roman"/>
          <w:sz w:val="24"/>
          <w:szCs w:val="24"/>
        </w:rPr>
        <w:t xml:space="preserve"> </w:t>
      </w:r>
      <w:r w:rsidR="00283B6D" w:rsidRPr="00172CE3">
        <w:rPr>
          <w:rFonts w:ascii="Times New Roman" w:hAnsi="Times New Roman" w:cs="Times New Roman"/>
          <w:i/>
          <w:iCs/>
          <w:sz w:val="24"/>
          <w:szCs w:val="24"/>
        </w:rPr>
        <w:t>et al</w:t>
      </w:r>
      <w:r w:rsidR="00B93063">
        <w:rPr>
          <w:rFonts w:ascii="Times New Roman" w:hAnsi="Times New Roman" w:cs="Times New Roman"/>
          <w:sz w:val="24"/>
          <w:szCs w:val="24"/>
        </w:rPr>
        <w:t>.</w:t>
      </w:r>
      <w:r w:rsidR="00283B6D" w:rsidRPr="00283B6D">
        <w:rPr>
          <w:rFonts w:ascii="Times New Roman" w:hAnsi="Times New Roman" w:cs="Times New Roman"/>
          <w:sz w:val="24"/>
          <w:szCs w:val="24"/>
        </w:rPr>
        <w:t xml:space="preserve"> 2010) or infection by pathogens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1983;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and Kelly 1984), or because they can simply find more suitable habitat, they </w:t>
      </w:r>
      <w:r w:rsidR="00197361">
        <w:rPr>
          <w:rFonts w:ascii="Times New Roman" w:hAnsi="Times New Roman" w:cs="Times New Roman"/>
          <w:sz w:val="24"/>
          <w:szCs w:val="24"/>
        </w:rPr>
        <w:t>may</w:t>
      </w:r>
      <w:r w:rsidR="00197361"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w:t>
      </w:r>
      <w:r w:rsidR="004F365A">
        <w:rPr>
          <w:rFonts w:ascii="Times New Roman" w:hAnsi="Times New Roman" w:cs="Times New Roman"/>
          <w:sz w:val="24"/>
          <w:szCs w:val="24"/>
        </w:rPr>
        <w:t>increased dispersal distances</w:t>
      </w:r>
      <w:r w:rsidR="00283B6D" w:rsidRPr="00283B6D">
        <w:rPr>
          <w:rFonts w:ascii="Times New Roman" w:hAnsi="Times New Roman" w:cs="Times New Roman"/>
          <w:sz w:val="24"/>
          <w:szCs w:val="24"/>
        </w:rPr>
        <w:t xml:space="preserve">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w:t>
      </w:r>
      <w:proofErr w:type="gramStart"/>
      <w:r w:rsidR="00283B6D" w:rsidRPr="00283B6D">
        <w:rPr>
          <w:rFonts w:ascii="Times New Roman" w:hAnsi="Times New Roman" w:cs="Times New Roman"/>
          <w:sz w:val="24"/>
          <w:szCs w:val="24"/>
        </w:rPr>
        <w:t>demonstrate</w:t>
      </w:r>
      <w:proofErr w:type="gramEnd"/>
      <w:r w:rsidR="00283B6D" w:rsidRPr="00283B6D">
        <w:rPr>
          <w:rFonts w:ascii="Times New Roman" w:hAnsi="Times New Roman" w:cs="Times New Roman"/>
          <w:sz w:val="24"/>
          <w:szCs w:val="24"/>
        </w:rPr>
        <w:t xml:space="preserv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population spread by approximately 11%. Modelling dispersal using maximum flower</w:t>
      </w:r>
      <w:r w:rsidR="00B84E1B">
        <w:rPr>
          <w:rFonts w:ascii="Times New Roman" w:hAnsi="Times New Roman" w:cs="Times New Roman"/>
          <w:sz w:val="24"/>
          <w:szCs w:val="24"/>
        </w:rPr>
        <w:t xml:space="preserve"> head</w:t>
      </w:r>
      <w:r w:rsidR="00283B6D" w:rsidRPr="00283B6D">
        <w:rPr>
          <w:rFonts w:ascii="Times New Roman" w:hAnsi="Times New Roman" w:cs="Times New Roman"/>
          <w:sz w:val="24"/>
          <w:szCs w:val="24"/>
        </w:rPr>
        <w:t xml:space="preserve"> height rather than the distribution of flower </w:t>
      </w:r>
      <w:r w:rsidR="00B84E1B">
        <w:rPr>
          <w:rFonts w:ascii="Times New Roman" w:hAnsi="Times New Roman" w:cs="Times New Roman"/>
          <w:sz w:val="24"/>
          <w:szCs w:val="24"/>
        </w:rPr>
        <w:t xml:space="preserve">head </w:t>
      </w:r>
      <w:r w:rsidR="00283B6D" w:rsidRPr="00283B6D">
        <w:rPr>
          <w:rFonts w:ascii="Times New Roman" w:hAnsi="Times New Roman" w:cs="Times New Roman"/>
          <w:sz w:val="24"/>
          <w:szCs w:val="24"/>
        </w:rPr>
        <w:t xml:space="preserve">heights may overestimate spread rates since models using the maximum height will assume that seeds are released from higher above the ground than they </w:t>
      </w:r>
      <w:proofErr w:type="gramStart"/>
      <w:r w:rsidR="00283B6D" w:rsidRPr="00283B6D">
        <w:rPr>
          <w:rFonts w:ascii="Times New Roman" w:hAnsi="Times New Roman" w:cs="Times New Roman"/>
          <w:sz w:val="24"/>
          <w:szCs w:val="24"/>
        </w:rPr>
        <w:t>actually are</w:t>
      </w:r>
      <w:proofErr w:type="gramEnd"/>
      <w:r w:rsidR="00283B6D" w:rsidRPr="00283B6D">
        <w:rPr>
          <w:rFonts w:ascii="Times New Roman" w:hAnsi="Times New Roman" w:cs="Times New Roman"/>
          <w:sz w:val="24"/>
          <w:szCs w:val="24"/>
        </w:rPr>
        <w:t>; seeds will then spend more time in the air and thus be carried further by wind, leading to an overrepresentation of longer dispersal distances.</w:t>
      </w:r>
    </w:p>
    <w:p w14:paraId="3424646A" w14:textId="05EC86E5" w:rsidR="005063C4" w:rsidRPr="00283B6D" w:rsidRDefault="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19"/>
      <w:commentRangeStart w:id="20"/>
      <w:r w:rsidRPr="00283B6D">
        <w:rPr>
          <w:rFonts w:ascii="Times New Roman" w:hAnsi="Times New Roman" w:cs="Times New Roman"/>
          <w:sz w:val="24"/>
          <w:szCs w:val="24"/>
        </w:rPr>
        <w:t xml:space="preserve">This is quite evident in Figures 3 and 5; as dispersal distance increases, the uncertainty greatly increases because long-distance dispersal events </w:t>
      </w:r>
      <w:r w:rsidR="002B7D6A">
        <w:rPr>
          <w:rFonts w:ascii="Times New Roman" w:hAnsi="Times New Roman" w:cs="Times New Roman"/>
          <w:sz w:val="24"/>
          <w:szCs w:val="24"/>
        </w:rPr>
        <w:t>are inherently rare</w:t>
      </w:r>
      <w:commentRangeEnd w:id="19"/>
      <w:r w:rsidR="002B7D6A">
        <w:rPr>
          <w:rStyle w:val="CommentReference"/>
        </w:rPr>
        <w:commentReference w:id="19"/>
      </w:r>
      <w:commentRangeEnd w:id="20"/>
      <w:r w:rsidR="00141D7B">
        <w:rPr>
          <w:rStyle w:val="CommentReference"/>
        </w:rPr>
        <w:commentReference w:id="20"/>
      </w:r>
      <w:r w:rsidRPr="00283B6D">
        <w:rPr>
          <w:rFonts w:ascii="Times New Roman" w:hAnsi="Times New Roman" w:cs="Times New Roman"/>
          <w:sz w:val="24"/>
          <w:szCs w:val="24"/>
        </w:rPr>
        <w:t xml:space="preserve">. Even with the approximately ten million </w:t>
      </w:r>
      <w:r w:rsidRPr="00283B6D">
        <w:rPr>
          <w:rFonts w:ascii="Times New Roman" w:hAnsi="Times New Roman" w:cs="Times New Roman"/>
          <w:sz w:val="24"/>
          <w:szCs w:val="24"/>
        </w:rPr>
        <w:lastRenderedPageBreak/>
        <w:t xml:space="preserve">dispersal events simulated in each figure panel, extremely rare long distance dispersal events may not even </w:t>
      </w:r>
      <w:r w:rsidR="00045C36">
        <w:rPr>
          <w:rFonts w:ascii="Times New Roman" w:hAnsi="Times New Roman" w:cs="Times New Roman"/>
          <w:sz w:val="24"/>
          <w:szCs w:val="24"/>
        </w:rPr>
        <w:t>show up in the dispersal simulations</w:t>
      </w:r>
      <w:r w:rsidR="002B7D6A">
        <w:rPr>
          <w:rFonts w:ascii="Times New Roman" w:hAnsi="Times New Roman" w:cs="Times New Roman"/>
          <w:sz w:val="24"/>
          <w:szCs w:val="24"/>
        </w:rPr>
        <w:t xml:space="preserve">; this </w:t>
      </w:r>
      <w:r w:rsidR="00045C36">
        <w:rPr>
          <w:rFonts w:ascii="Times New Roman" w:hAnsi="Times New Roman" w:cs="Times New Roman"/>
          <w:sz w:val="24"/>
          <w:szCs w:val="24"/>
        </w:rPr>
        <w:t>same problem occurs</w:t>
      </w:r>
      <w:r w:rsidR="002B7D6A">
        <w:rPr>
          <w:rFonts w:ascii="Times New Roman" w:hAnsi="Times New Roman" w:cs="Times New Roman"/>
          <w:sz w:val="24"/>
          <w:szCs w:val="24"/>
        </w:rPr>
        <w:t xml:space="preserve"> real dispersal </w:t>
      </w:r>
      <w:r w:rsidR="00315018">
        <w:rPr>
          <w:rFonts w:ascii="Times New Roman" w:hAnsi="Times New Roman" w:cs="Times New Roman"/>
          <w:sz w:val="24"/>
          <w:szCs w:val="24"/>
        </w:rPr>
        <w:t>as well</w:t>
      </w:r>
      <w:r w:rsidR="00045C36">
        <w:rPr>
          <w:rFonts w:ascii="Times New Roman" w:hAnsi="Times New Roman" w:cs="Times New Roman"/>
          <w:sz w:val="24"/>
          <w:szCs w:val="24"/>
        </w:rPr>
        <w:t xml:space="preserve">, </w:t>
      </w:r>
      <w:r w:rsidR="00180258">
        <w:rPr>
          <w:rFonts w:ascii="Times New Roman" w:hAnsi="Times New Roman" w:cs="Times New Roman"/>
          <w:sz w:val="24"/>
          <w:szCs w:val="24"/>
        </w:rPr>
        <w:t>as</w:t>
      </w:r>
      <w:r w:rsidR="00045C36">
        <w:rPr>
          <w:rFonts w:ascii="Times New Roman" w:hAnsi="Times New Roman" w:cs="Times New Roman"/>
          <w:sz w:val="24"/>
          <w:szCs w:val="24"/>
        </w:rPr>
        <w:t xml:space="preserve"> seed trapping or tracking may fail to detect such long-distance dispersal</w:t>
      </w:r>
      <w:r w:rsidRPr="00283B6D">
        <w:rPr>
          <w:rFonts w:ascii="Times New Roman" w:hAnsi="Times New Roman" w:cs="Times New Roman"/>
          <w:sz w:val="24"/>
          <w:szCs w:val="24"/>
        </w:rPr>
        <w:t>.</w:t>
      </w:r>
      <w:r w:rsidR="007A1655">
        <w:rPr>
          <w:rFonts w:ascii="Times New Roman" w:hAnsi="Times New Roman" w:cs="Times New Roman"/>
          <w:sz w:val="24"/>
          <w:szCs w:val="24"/>
        </w:rPr>
        <w:t xml:space="preserve"> The elusive nature of these long-distance dispersal events can be problematic for estimating how quickly species spread; i</w:t>
      </w:r>
      <w:r w:rsidR="00045C36">
        <w:rPr>
          <w:rFonts w:ascii="Times New Roman" w:hAnsi="Times New Roman" w:cs="Times New Roman"/>
          <w:sz w:val="24"/>
          <w:szCs w:val="24"/>
        </w:rPr>
        <w:t>f models of population spread are often heavily influenced by these long-distance dispersal events, yet we struggle to adequately capture them, then uncertainty in the frequency of such events can adversely affect our ability to measure spread rates.</w:t>
      </w:r>
      <w:r w:rsidR="00141D7B">
        <w:rPr>
          <w:rFonts w:ascii="Times New Roman" w:hAnsi="Times New Roman" w:cs="Times New Roman"/>
          <w:sz w:val="24"/>
          <w:szCs w:val="24"/>
        </w:rPr>
        <w:t xml:space="preserve"> </w:t>
      </w:r>
      <w:r w:rsidR="00045C36">
        <w:rPr>
          <w:rFonts w:ascii="Times New Roman" w:hAnsi="Times New Roman" w:cs="Times New Roman"/>
          <w:sz w:val="24"/>
          <w:szCs w:val="24"/>
        </w:rPr>
        <w:t xml:space="preserve">For example, </w:t>
      </w:r>
      <w:proofErr w:type="spellStart"/>
      <w:r w:rsidR="00045C36" w:rsidRPr="00283B6D">
        <w:rPr>
          <w:rFonts w:ascii="Times New Roman" w:hAnsi="Times New Roman" w:cs="Times New Roman"/>
          <w:sz w:val="24"/>
          <w:szCs w:val="24"/>
        </w:rPr>
        <w:t>Skarpaas</w:t>
      </w:r>
      <w:proofErr w:type="spellEnd"/>
      <w:r w:rsidR="00045C36" w:rsidRPr="00283B6D">
        <w:rPr>
          <w:rFonts w:ascii="Times New Roman" w:hAnsi="Times New Roman" w:cs="Times New Roman"/>
          <w:sz w:val="24"/>
          <w:szCs w:val="24"/>
        </w:rPr>
        <w:t xml:space="preserve"> and Shea</w:t>
      </w:r>
      <w:r w:rsidR="00045C36">
        <w:rPr>
          <w:rFonts w:ascii="Times New Roman" w:hAnsi="Times New Roman" w:cs="Times New Roman"/>
          <w:sz w:val="24"/>
          <w:szCs w:val="24"/>
        </w:rPr>
        <w:t xml:space="preserve"> (2007) caution that f</w:t>
      </w:r>
      <w:r w:rsidR="00141D7B">
        <w:rPr>
          <w:rFonts w:ascii="Times New Roman" w:hAnsi="Times New Roman" w:cs="Times New Roman"/>
          <w:sz w:val="24"/>
          <w:szCs w:val="24"/>
        </w:rPr>
        <w:t>ailure to adequately capture</w:t>
      </w:r>
      <w:r w:rsidR="007A1655">
        <w:rPr>
          <w:rFonts w:ascii="Times New Roman" w:hAnsi="Times New Roman" w:cs="Times New Roman"/>
          <w:sz w:val="24"/>
          <w:szCs w:val="24"/>
        </w:rPr>
        <w:t xml:space="preserve"> the right tail of the kernel, including long-distance dispersal events,</w:t>
      </w:r>
      <w:r w:rsidR="00141D7B">
        <w:rPr>
          <w:rFonts w:ascii="Times New Roman" w:hAnsi="Times New Roman" w:cs="Times New Roman"/>
          <w:sz w:val="24"/>
          <w:szCs w:val="24"/>
        </w:rPr>
        <w:t xml:space="preserve"> </w:t>
      </w:r>
      <w:r w:rsidR="00C96B7C">
        <w:rPr>
          <w:rFonts w:ascii="Times New Roman" w:hAnsi="Times New Roman" w:cs="Times New Roman"/>
          <w:sz w:val="24"/>
          <w:szCs w:val="24"/>
        </w:rPr>
        <w:t>may possibly</w:t>
      </w:r>
      <w:r w:rsidR="00141D7B">
        <w:rPr>
          <w:rFonts w:ascii="Times New Roman" w:hAnsi="Times New Roman" w:cs="Times New Roman"/>
          <w:sz w:val="24"/>
          <w:szCs w:val="24"/>
        </w:rPr>
        <w:t xml:space="preserve"> </w:t>
      </w:r>
      <w:r w:rsidR="00C96B7C">
        <w:rPr>
          <w:rFonts w:ascii="Times New Roman" w:hAnsi="Times New Roman" w:cs="Times New Roman"/>
          <w:sz w:val="24"/>
          <w:szCs w:val="24"/>
        </w:rPr>
        <w:t>result in</w:t>
      </w:r>
      <w:r w:rsidR="00141D7B">
        <w:rPr>
          <w:rFonts w:ascii="Times New Roman" w:hAnsi="Times New Roman" w:cs="Times New Roman"/>
          <w:sz w:val="24"/>
          <w:szCs w:val="24"/>
        </w:rPr>
        <w:t xml:space="preserve"> underestimation of spread rates</w:t>
      </w:r>
      <w:r w:rsidR="00045C36">
        <w:rPr>
          <w:rFonts w:ascii="Times New Roman" w:hAnsi="Times New Roman" w:cs="Times New Roman"/>
          <w:sz w:val="24"/>
          <w:szCs w:val="24"/>
        </w:rPr>
        <w:t xml:space="preserve"> </w:t>
      </w:r>
      <w:r w:rsidR="00141D7B">
        <w:rPr>
          <w:rFonts w:ascii="Times New Roman" w:hAnsi="Times New Roman" w:cs="Times New Roman"/>
          <w:sz w:val="24"/>
          <w:szCs w:val="24"/>
        </w:rPr>
        <w:t>in</w:t>
      </w:r>
      <w:r w:rsidR="00AE488E">
        <w:rPr>
          <w:rFonts w:ascii="Times New Roman" w:hAnsi="Times New Roman" w:cs="Times New Roman"/>
          <w:sz w:val="24"/>
          <w:szCs w:val="24"/>
        </w:rPr>
        <w:t xml:space="preserve"> </w:t>
      </w:r>
      <w:r w:rsidR="00AE488E">
        <w:rPr>
          <w:rFonts w:ascii="Times New Roman" w:hAnsi="Times New Roman" w:cs="Times New Roman"/>
          <w:i/>
          <w:iCs/>
          <w:sz w:val="24"/>
          <w:szCs w:val="24"/>
        </w:rPr>
        <w:t>C. nutans</w:t>
      </w:r>
      <w:r w:rsidR="00AE488E">
        <w:rPr>
          <w:rFonts w:ascii="Times New Roman" w:hAnsi="Times New Roman" w:cs="Times New Roman"/>
          <w:sz w:val="24"/>
          <w:szCs w:val="24"/>
        </w:rPr>
        <w:t>, especially for</w:t>
      </w:r>
      <w:r w:rsidR="00141D7B">
        <w:rPr>
          <w:rFonts w:ascii="Times New Roman" w:hAnsi="Times New Roman" w:cs="Times New Roman"/>
          <w:sz w:val="24"/>
          <w:szCs w:val="24"/>
        </w:rPr>
        <w:t xml:space="preserve"> nonparametric models when compared to mechanistic models like WALD</w:t>
      </w:r>
      <w:r w:rsidR="00AE488E">
        <w:rPr>
          <w:rFonts w:ascii="Times New Roman" w:hAnsi="Times New Roman" w:cs="Times New Roman"/>
          <w:sz w:val="24"/>
          <w:szCs w:val="24"/>
        </w:rPr>
        <w:t>.</w:t>
      </w:r>
    </w:p>
    <w:p w14:paraId="58C39994" w14:textId="0B11B4AF" w:rsidR="004D23FD" w:rsidRDefault="005063C4">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 addition to the implications for models of population spread, our findings have potential implications for invasive species management as well. For invaders like </w:t>
      </w:r>
      <w:commentRangeStart w:id="21"/>
      <w:commentRangeStart w:id="22"/>
      <w:commentRangeStart w:id="23"/>
      <w:commentRangeStart w:id="24"/>
      <w:r>
        <w:rPr>
          <w:rFonts w:ascii="Times New Roman" w:hAnsi="Times New Roman" w:cs="Times New Roman"/>
          <w:i/>
          <w:iCs/>
          <w:sz w:val="24"/>
          <w:szCs w:val="24"/>
        </w:rPr>
        <w:t>C. nutans</w:t>
      </w:r>
      <w:r>
        <w:rPr>
          <w:rFonts w:ascii="Times New Roman" w:hAnsi="Times New Roman" w:cs="Times New Roman"/>
          <w:sz w:val="24"/>
          <w:szCs w:val="24"/>
        </w:rPr>
        <w:t xml:space="preserve"> and </w:t>
      </w:r>
      <w:r>
        <w:rPr>
          <w:rFonts w:ascii="Times New Roman" w:hAnsi="Times New Roman" w:cs="Times New Roman"/>
          <w:i/>
          <w:iCs/>
          <w:sz w:val="24"/>
          <w:szCs w:val="24"/>
        </w:rPr>
        <w:t xml:space="preserve">C. </w:t>
      </w:r>
      <w:proofErr w:type="spellStart"/>
      <w:r>
        <w:rPr>
          <w:rFonts w:ascii="Times New Roman" w:hAnsi="Times New Roman" w:cs="Times New Roman"/>
          <w:i/>
          <w:iCs/>
          <w:sz w:val="24"/>
          <w:szCs w:val="24"/>
        </w:rPr>
        <w:t>acanthoides</w:t>
      </w:r>
      <w:proofErr w:type="spellEnd"/>
      <w:r>
        <w:rPr>
          <w:rFonts w:ascii="Times New Roman" w:hAnsi="Times New Roman" w:cs="Times New Roman"/>
          <w:i/>
          <w:iCs/>
          <w:sz w:val="24"/>
          <w:szCs w:val="24"/>
        </w:rPr>
        <w:t>,</w:t>
      </w:r>
      <w:r w:rsidRPr="00A514F6">
        <w:t xml:space="preserve"> </w:t>
      </w:r>
      <w:r>
        <w:rPr>
          <w:rFonts w:ascii="Times New Roman" w:hAnsi="Times New Roman" w:cs="Times New Roman"/>
          <w:sz w:val="24"/>
          <w:szCs w:val="24"/>
        </w:rPr>
        <w:t>c</w:t>
      </w:r>
      <w:r w:rsidRPr="001B5ACB">
        <w:rPr>
          <w:rFonts w:ascii="Times New Roman" w:hAnsi="Times New Roman" w:cs="Times New Roman"/>
          <w:sz w:val="24"/>
          <w:szCs w:val="24"/>
        </w:rPr>
        <w:t>limate change poses a significant challenge to management</w:t>
      </w:r>
      <w:r w:rsidRPr="00A514F6">
        <w:rPr>
          <w:rFonts w:ascii="Times New Roman" w:hAnsi="Times New Roman" w:cs="Times New Roman"/>
          <w:i/>
          <w:iCs/>
          <w:sz w:val="24"/>
          <w:szCs w:val="24"/>
        </w:rPr>
        <w:t xml:space="preserve"> </w:t>
      </w:r>
      <w:r w:rsidRPr="00283B6D">
        <w:rPr>
          <w:rFonts w:ascii="Times New Roman" w:hAnsi="Times New Roman" w:cs="Times New Roman"/>
          <w:sz w:val="24"/>
          <w:szCs w:val="24"/>
        </w:rPr>
        <w:t>by possibly altering how they grow, reproduce, and spread (</w:t>
      </w:r>
      <w:proofErr w:type="spellStart"/>
      <w:r w:rsidRPr="00283B6D">
        <w:rPr>
          <w:rFonts w:ascii="Times New Roman" w:hAnsi="Times New Roman" w:cs="Times New Roman"/>
          <w:sz w:val="24"/>
          <w:szCs w:val="24"/>
        </w:rPr>
        <w:t>Mainka</w:t>
      </w:r>
      <w:proofErr w:type="spellEnd"/>
      <w:r w:rsidRPr="00283B6D">
        <w:rPr>
          <w:rFonts w:ascii="Times New Roman" w:hAnsi="Times New Roman" w:cs="Times New Roman"/>
          <w:sz w:val="24"/>
          <w:szCs w:val="24"/>
        </w:rPr>
        <w:t xml:space="preserve">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a result, current invasive species management strategies may no longer match the phenology of their target species and become less effective or </w:t>
      </w:r>
      <w:r w:rsidR="00180258">
        <w:rPr>
          <w:rFonts w:ascii="Times New Roman" w:hAnsi="Times New Roman" w:cs="Times New Roman"/>
          <w:sz w:val="24"/>
          <w:szCs w:val="24"/>
        </w:rPr>
        <w:t>even entirely</w:t>
      </w:r>
      <w:r w:rsidRPr="00283B6D">
        <w:rPr>
          <w:rFonts w:ascii="Times New Roman" w:hAnsi="Times New Roman" w:cs="Times New Roman"/>
          <w:sz w:val="24"/>
          <w:szCs w:val="24"/>
        </w:rPr>
        <w:t xml:space="preserve"> </w:t>
      </w:r>
      <w:r w:rsidR="00180258">
        <w:rPr>
          <w:rFonts w:ascii="Times New Roman" w:hAnsi="Times New Roman" w:cs="Times New Roman"/>
          <w:sz w:val="24"/>
          <w:szCs w:val="24"/>
        </w:rPr>
        <w:t>un</w:t>
      </w:r>
      <w:r w:rsidRPr="00283B6D">
        <w:rPr>
          <w:rFonts w:ascii="Times New Roman" w:hAnsi="Times New Roman" w:cs="Times New Roman"/>
          <w:sz w:val="24"/>
          <w:szCs w:val="24"/>
        </w:rPr>
        <w:t xml:space="preserve">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w:t>
      </w:r>
      <w:proofErr w:type="spellStart"/>
      <w:r w:rsidRPr="00283B6D">
        <w:rPr>
          <w:rFonts w:ascii="Times New Roman" w:hAnsi="Times New Roman" w:cs="Times New Roman"/>
          <w:sz w:val="24"/>
          <w:szCs w:val="24"/>
        </w:rPr>
        <w:t>Beaury</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21"/>
      <w:r>
        <w:rPr>
          <w:rStyle w:val="CommentReference"/>
        </w:rPr>
        <w:commentReference w:id="21"/>
      </w:r>
      <w:commentRangeEnd w:id="22"/>
      <w:r>
        <w:rPr>
          <w:rStyle w:val="CommentReference"/>
        </w:rPr>
        <w:commentReference w:id="22"/>
      </w:r>
      <w:commentRangeEnd w:id="23"/>
      <w:r w:rsidR="00141D7B">
        <w:rPr>
          <w:rStyle w:val="CommentReference"/>
        </w:rPr>
        <w:commentReference w:id="23"/>
      </w:r>
      <w:commentRangeEnd w:id="24"/>
      <w:r w:rsidR="00DA40C5">
        <w:rPr>
          <w:rStyle w:val="CommentReference"/>
        </w:rPr>
        <w:commentReference w:id="24"/>
      </w:r>
      <w:r>
        <w:rPr>
          <w:rFonts w:ascii="Times New Roman" w:hAnsi="Times New Roman" w:cs="Times New Roman"/>
          <w:sz w:val="24"/>
          <w:szCs w:val="24"/>
        </w:rPr>
        <w:t xml:space="preserve"> </w:t>
      </w:r>
      <w:r w:rsidRPr="00283B6D">
        <w:rPr>
          <w:rFonts w:ascii="Times New Roman" w:hAnsi="Times New Roman" w:cs="Times New Roman"/>
          <w:sz w:val="24"/>
          <w:szCs w:val="24"/>
        </w:rPr>
        <w:t>One particular challenge for managers of invasive species lies within how climate change affects dispersal, as dispersal governs where and how quickly invasive species populations spread. Knowledge of how climate change may alter movement and dispersal patterns would be useful in helping invasive species managers improve predictions of spread speeds and make more informed management decisions (</w:t>
      </w:r>
      <w:proofErr w:type="spellStart"/>
      <w:r w:rsidRPr="00283B6D">
        <w:rPr>
          <w:rFonts w:ascii="Times New Roman" w:hAnsi="Times New Roman" w:cs="Times New Roman"/>
          <w:sz w:val="24"/>
          <w:szCs w:val="24"/>
        </w:rPr>
        <w:t>Caplat</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p>
    <w:p w14:paraId="140563BC" w14:textId="1411BE63" w:rsidR="00640AC6" w:rsidRDefault="00CC71D5" w:rsidP="00640AC6">
      <w:pPr>
        <w:spacing w:after="120" w:line="240" w:lineRule="auto"/>
        <w:ind w:firstLine="284"/>
        <w:jc w:val="both"/>
        <w:rPr>
          <w:rFonts w:ascii="Times New Roman" w:hAnsi="Times New Roman" w:cs="Times New Roman"/>
          <w:b/>
          <w:bCs/>
          <w:sz w:val="32"/>
          <w:szCs w:val="32"/>
        </w:rPr>
      </w:pPr>
      <w:r>
        <w:rPr>
          <w:rFonts w:ascii="Times New Roman" w:hAnsi="Times New Roman" w:cs="Times New Roman"/>
          <w:sz w:val="24"/>
          <w:szCs w:val="24"/>
        </w:rPr>
        <w:t>Overall, accurately</w:t>
      </w:r>
      <w:r w:rsidR="004416D8">
        <w:rPr>
          <w:rFonts w:ascii="Times New Roman" w:hAnsi="Times New Roman" w:cs="Times New Roman"/>
          <w:sz w:val="24"/>
          <w:szCs w:val="24"/>
        </w:rPr>
        <w:t xml:space="preserve"> quantifying d</w:t>
      </w:r>
      <w:r w:rsidR="00AC495E">
        <w:rPr>
          <w:rFonts w:ascii="Times New Roman" w:hAnsi="Times New Roman" w:cs="Times New Roman"/>
          <w:sz w:val="24"/>
          <w:szCs w:val="24"/>
        </w:rPr>
        <w:t xml:space="preserve">ispersal is crucial </w:t>
      </w:r>
      <w:r w:rsidR="004416D8">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sidR="004416D8">
        <w:rPr>
          <w:rFonts w:ascii="Times New Roman" w:hAnsi="Times New Roman" w:cs="Times New Roman"/>
          <w:sz w:val="24"/>
          <w:szCs w:val="24"/>
        </w:rPr>
        <w:t>, as it is the dispersal process that drives this movement.</w:t>
      </w:r>
      <w:r w:rsidR="00DD4B45">
        <w:rPr>
          <w:rFonts w:ascii="Times New Roman" w:hAnsi="Times New Roman" w:cs="Times New Roman"/>
          <w:sz w:val="24"/>
          <w:szCs w:val="24"/>
        </w:rPr>
        <w:t xml:space="preserve"> Here, we demonstrate that</w:t>
      </w:r>
      <w:r>
        <w:rPr>
          <w:rFonts w:ascii="Times New Roman" w:hAnsi="Times New Roman" w:cs="Times New Roman"/>
          <w:sz w:val="24"/>
          <w:szCs w:val="24"/>
        </w:rPr>
        <w:t xml:space="preserve"> the </w:t>
      </w:r>
      <w:r w:rsidR="00CE69A7">
        <w:rPr>
          <w:rFonts w:ascii="Times New Roman" w:hAnsi="Times New Roman" w:cs="Times New Roman"/>
          <w:sz w:val="24"/>
          <w:szCs w:val="24"/>
        </w:rPr>
        <w:t xml:space="preserve">common </w:t>
      </w:r>
      <w:r>
        <w:rPr>
          <w:rFonts w:ascii="Times New Roman" w:hAnsi="Times New Roman" w:cs="Times New Roman"/>
          <w:sz w:val="24"/>
          <w:szCs w:val="24"/>
        </w:rPr>
        <w:t xml:space="preserve">simplifying assumption of </w:t>
      </w:r>
      <w:r w:rsidR="00CE69A7">
        <w:rPr>
          <w:rFonts w:ascii="Times New Roman" w:hAnsi="Times New Roman" w:cs="Times New Roman"/>
          <w:sz w:val="24"/>
          <w:szCs w:val="24"/>
        </w:rPr>
        <w:t>representing</w:t>
      </w:r>
      <w:r>
        <w:rPr>
          <w:rFonts w:ascii="Times New Roman" w:hAnsi="Times New Roman" w:cs="Times New Roman"/>
          <w:sz w:val="24"/>
          <w:szCs w:val="24"/>
        </w:rPr>
        <w:t xml:space="preserve"> seed release as a point source from a single flower head at the maximum height</w:t>
      </w:r>
      <w:r w:rsidR="00DD4B45">
        <w:rPr>
          <w:rFonts w:ascii="Times New Roman" w:hAnsi="Times New Roman" w:cs="Times New Roman"/>
          <w:sz w:val="24"/>
          <w:szCs w:val="24"/>
        </w:rPr>
        <w:t xml:space="preserve"> </w:t>
      </w:r>
      <w:r>
        <w:rPr>
          <w:rFonts w:ascii="Times New Roman" w:hAnsi="Times New Roman" w:cs="Times New Roman"/>
          <w:sz w:val="24"/>
          <w:szCs w:val="24"/>
        </w:rPr>
        <w:t xml:space="preserve">can result in </w:t>
      </w:r>
      <w:r w:rsidR="00180258">
        <w:rPr>
          <w:rFonts w:ascii="Times New Roman" w:hAnsi="Times New Roman" w:cs="Times New Roman"/>
          <w:sz w:val="24"/>
          <w:szCs w:val="24"/>
        </w:rPr>
        <w:t xml:space="preserve">markedly </w:t>
      </w:r>
      <w:r>
        <w:rPr>
          <w:rFonts w:ascii="Times New Roman" w:hAnsi="Times New Roman" w:cs="Times New Roman"/>
          <w:sz w:val="24"/>
          <w:szCs w:val="24"/>
        </w:rPr>
        <w:t xml:space="preserve">different dispersal patterns than when seed release is </w:t>
      </w:r>
      <w:r w:rsidR="00CE69A7">
        <w:rPr>
          <w:rFonts w:ascii="Times New Roman" w:hAnsi="Times New Roman" w:cs="Times New Roman"/>
          <w:sz w:val="24"/>
          <w:szCs w:val="24"/>
        </w:rPr>
        <w:t>represented</w:t>
      </w:r>
      <w:r>
        <w:rPr>
          <w:rFonts w:ascii="Times New Roman" w:hAnsi="Times New Roman" w:cs="Times New Roman"/>
          <w:sz w:val="24"/>
          <w:szCs w:val="24"/>
        </w:rPr>
        <w:t xml:space="preserve"> as a distribution of point sources within an individual; for species like </w:t>
      </w:r>
      <w:r>
        <w:rPr>
          <w:rFonts w:ascii="Times New Roman" w:hAnsi="Times New Roman" w:cs="Times New Roman"/>
          <w:i/>
          <w:iCs/>
          <w:sz w:val="24"/>
          <w:szCs w:val="24"/>
        </w:rPr>
        <w:t>C. nutans</w:t>
      </w:r>
      <w:r>
        <w:rPr>
          <w:rFonts w:ascii="Times New Roman" w:hAnsi="Times New Roman" w:cs="Times New Roman"/>
          <w:sz w:val="24"/>
          <w:szCs w:val="24"/>
        </w:rPr>
        <w:t xml:space="preserve"> and </w:t>
      </w:r>
      <w:r>
        <w:rPr>
          <w:rFonts w:ascii="Times New Roman" w:hAnsi="Times New Roman" w:cs="Times New Roman"/>
          <w:i/>
          <w:iCs/>
          <w:sz w:val="24"/>
          <w:szCs w:val="24"/>
        </w:rPr>
        <w:t xml:space="preserve">C. </w:t>
      </w:r>
      <w:proofErr w:type="spellStart"/>
      <w:r>
        <w:rPr>
          <w:rFonts w:ascii="Times New Roman" w:hAnsi="Times New Roman" w:cs="Times New Roman"/>
          <w:i/>
          <w:iCs/>
          <w:sz w:val="24"/>
          <w:szCs w:val="24"/>
        </w:rPr>
        <w:t>acanthoides</w:t>
      </w:r>
      <w:proofErr w:type="spellEnd"/>
      <w:r>
        <w:rPr>
          <w:rFonts w:ascii="Times New Roman" w:hAnsi="Times New Roman" w:cs="Times New Roman"/>
          <w:sz w:val="24"/>
          <w:szCs w:val="24"/>
        </w:rPr>
        <w:t xml:space="preserve"> that have flower heads at a wide variety of heights, the latter</w:t>
      </w:r>
      <w:r w:rsidR="00CE69A7">
        <w:rPr>
          <w:rFonts w:ascii="Times New Roman" w:hAnsi="Times New Roman" w:cs="Times New Roman"/>
          <w:sz w:val="24"/>
          <w:szCs w:val="24"/>
        </w:rPr>
        <w:t xml:space="preserve"> of these two representations</w:t>
      </w:r>
      <w:r>
        <w:rPr>
          <w:rFonts w:ascii="Times New Roman" w:hAnsi="Times New Roman" w:cs="Times New Roman"/>
          <w:sz w:val="24"/>
          <w:szCs w:val="24"/>
        </w:rPr>
        <w:t xml:space="preserve"> </w:t>
      </w:r>
      <w:r w:rsidR="00CE69A7">
        <w:rPr>
          <w:rFonts w:ascii="Times New Roman" w:hAnsi="Times New Roman" w:cs="Times New Roman"/>
          <w:sz w:val="24"/>
          <w:szCs w:val="24"/>
        </w:rPr>
        <w:t>better matches these species’ morphology and may thus produce more accurate estimates of dispersal, likely resulting in more accurate estimates of species spread.</w:t>
      </w:r>
      <w:r>
        <w:rPr>
          <w:rFonts w:ascii="Times New Roman" w:hAnsi="Times New Roman" w:cs="Times New Roman"/>
          <w:sz w:val="24"/>
          <w:szCs w:val="24"/>
        </w:rPr>
        <w:t xml:space="preserve"> We also show that even minor increases in growing temperature can drastically </w:t>
      </w:r>
      <w:r w:rsidR="00CE69A7">
        <w:rPr>
          <w:rFonts w:ascii="Times New Roman" w:hAnsi="Times New Roman" w:cs="Times New Roman"/>
          <w:sz w:val="24"/>
          <w:szCs w:val="24"/>
        </w:rPr>
        <w:t>increase</w:t>
      </w:r>
      <w:r>
        <w:rPr>
          <w:rFonts w:ascii="Times New Roman" w:hAnsi="Times New Roman" w:cs="Times New Roman"/>
          <w:sz w:val="24"/>
          <w:szCs w:val="24"/>
        </w:rPr>
        <w:t xml:space="preserve"> seed release heights</w:t>
      </w:r>
      <w:r w:rsidR="00CE69A7">
        <w:rPr>
          <w:rFonts w:ascii="Times New Roman" w:hAnsi="Times New Roman" w:cs="Times New Roman"/>
          <w:sz w:val="24"/>
          <w:szCs w:val="24"/>
        </w:rPr>
        <w:t xml:space="preserve">, with this change in morphology resulting in seeds travelling longer distances from the parent plant. </w:t>
      </w:r>
      <w:r w:rsidR="004416D8">
        <w:rPr>
          <w:rFonts w:ascii="Times New Roman" w:hAnsi="Times New Roman" w:cs="Times New Roman"/>
          <w:sz w:val="24"/>
          <w:szCs w:val="24"/>
        </w:rPr>
        <w:t xml:space="preserve">Developing a better understanding of how climate change affects these dispersal patterns will be important for better </w:t>
      </w:r>
      <w:r w:rsidR="00DD4B45">
        <w:rPr>
          <w:rFonts w:ascii="Times New Roman" w:hAnsi="Times New Roman" w:cs="Times New Roman"/>
          <w:sz w:val="24"/>
          <w:szCs w:val="24"/>
        </w:rPr>
        <w:t xml:space="preserve">modelling and </w:t>
      </w:r>
      <w:r w:rsidR="004416D8">
        <w:rPr>
          <w:rFonts w:ascii="Times New Roman" w:hAnsi="Times New Roman" w:cs="Times New Roman"/>
          <w:sz w:val="24"/>
          <w:szCs w:val="24"/>
        </w:rPr>
        <w:t>managing</w:t>
      </w:r>
      <w:r w:rsidR="00DD4B45">
        <w:rPr>
          <w:rFonts w:ascii="Times New Roman" w:hAnsi="Times New Roman" w:cs="Times New Roman"/>
          <w:sz w:val="24"/>
          <w:szCs w:val="24"/>
        </w:rPr>
        <w:t xml:space="preserve"> the spread of</w:t>
      </w:r>
      <w:r w:rsidR="004416D8">
        <w:rPr>
          <w:rFonts w:ascii="Times New Roman" w:hAnsi="Times New Roman" w:cs="Times New Roman"/>
          <w:sz w:val="24"/>
          <w:szCs w:val="24"/>
        </w:rPr>
        <w:t xml:space="preserve"> invasive plant species and better predicting how their populations will shift over the coming decades.</w:t>
      </w:r>
    </w:p>
    <w:p w14:paraId="1BC80093" w14:textId="77777777" w:rsidR="00640AC6" w:rsidRPr="008E0B61" w:rsidRDefault="00640AC6" w:rsidP="008E0B61">
      <w:pPr>
        <w:spacing w:after="120" w:line="240" w:lineRule="auto"/>
        <w:jc w:val="both"/>
        <w:rPr>
          <w:rFonts w:ascii="Times New Roman" w:hAnsi="Times New Roman" w:cs="Times New Roman"/>
          <w:b/>
          <w:bCs/>
          <w:sz w:val="24"/>
          <w:szCs w:val="24"/>
        </w:rPr>
      </w:pPr>
    </w:p>
    <w:p w14:paraId="43FFF28B" w14:textId="2DCFE66F" w:rsidR="00283B6D" w:rsidRPr="008E002A" w:rsidRDefault="008E002A">
      <w:pPr>
        <w:spacing w:after="120" w:line="240" w:lineRule="auto"/>
        <w:jc w:val="both"/>
        <w:rPr>
          <w:rFonts w:ascii="Times New Roman" w:hAnsi="Times New Roman" w:cs="Times New Roman"/>
          <w:b/>
          <w:bCs/>
          <w:sz w:val="32"/>
          <w:szCs w:val="32"/>
        </w:rPr>
      </w:pPr>
      <w:commentRangeStart w:id="25"/>
      <w:r w:rsidRPr="008E002A">
        <w:rPr>
          <w:rFonts w:ascii="Times New Roman" w:hAnsi="Times New Roman" w:cs="Times New Roman"/>
          <w:b/>
          <w:bCs/>
          <w:sz w:val="32"/>
          <w:szCs w:val="32"/>
        </w:rPr>
        <w:t>References</w:t>
      </w:r>
      <w:commentRangeEnd w:id="25"/>
      <w:r w:rsidR="004416D8">
        <w:rPr>
          <w:rStyle w:val="CommentReference"/>
        </w:rPr>
        <w:commentReference w:id="25"/>
      </w:r>
    </w:p>
    <w:p w14:paraId="62344F8B" w14:textId="6079DA69"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 xml:space="preserve">Allen, M.R., &amp; Shea, K. (2006). Spatial segregation of congeneric invaders in central Pennsylvania, USA. </w:t>
      </w:r>
      <w:r w:rsidRPr="00805A06">
        <w:rPr>
          <w:rFonts w:ascii="Times New Roman" w:hAnsi="Times New Roman" w:cs="Times New Roman"/>
          <w:i/>
          <w:iCs/>
          <w:sz w:val="24"/>
          <w:szCs w:val="24"/>
        </w:rPr>
        <w:t>Biological Invasions</w:t>
      </w:r>
      <w:r w:rsidRPr="008E002A">
        <w:rPr>
          <w:rFonts w:ascii="Times New Roman" w:hAnsi="Times New Roman" w:cs="Times New Roman"/>
          <w:sz w:val="24"/>
          <w:szCs w:val="24"/>
        </w:rPr>
        <w:t>, 8(3), 509-521.</w:t>
      </w:r>
    </w:p>
    <w:p w14:paraId="0BDC5FEA" w14:textId="12F12AF1"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05A06">
        <w:rPr>
          <w:rFonts w:ascii="Times New Roman" w:hAnsi="Times New Roman" w:cs="Times New Roman"/>
          <w:sz w:val="24"/>
          <w:szCs w:val="24"/>
        </w:rPr>
        <w:t>Augspurger</w:t>
      </w:r>
      <w:proofErr w:type="spellEnd"/>
      <w:r w:rsidRPr="00805A06">
        <w:rPr>
          <w:rFonts w:ascii="Times New Roman" w:hAnsi="Times New Roman" w:cs="Times New Roman"/>
          <w:sz w:val="24"/>
          <w:szCs w:val="24"/>
        </w:rPr>
        <w:t>, C.</w:t>
      </w:r>
      <w:r w:rsidR="008829AA" w:rsidRPr="00805A06">
        <w:rPr>
          <w:rFonts w:ascii="Times New Roman" w:hAnsi="Times New Roman" w:cs="Times New Roman"/>
          <w:sz w:val="24"/>
          <w:szCs w:val="24"/>
        </w:rPr>
        <w:t xml:space="preserve"> </w:t>
      </w:r>
      <w:r w:rsidRPr="00805A06">
        <w:rPr>
          <w:rFonts w:ascii="Times New Roman" w:hAnsi="Times New Roman" w:cs="Times New Roman"/>
          <w:sz w:val="24"/>
          <w:szCs w:val="24"/>
        </w:rPr>
        <w:t xml:space="preserve">K. </w:t>
      </w:r>
      <w:r w:rsidR="0077475A" w:rsidRPr="00805A06">
        <w:rPr>
          <w:rFonts w:ascii="Times New Roman" w:hAnsi="Times New Roman" w:cs="Times New Roman"/>
          <w:sz w:val="24"/>
          <w:szCs w:val="24"/>
        </w:rPr>
        <w:t>(</w:t>
      </w:r>
      <w:r w:rsidRPr="00805A06">
        <w:rPr>
          <w:rFonts w:ascii="Times New Roman" w:hAnsi="Times New Roman" w:cs="Times New Roman"/>
          <w:sz w:val="24"/>
          <w:szCs w:val="24"/>
        </w:rPr>
        <w:t>1983</w:t>
      </w:r>
      <w:r w:rsidR="0077475A" w:rsidRPr="00805A06">
        <w:rPr>
          <w:rFonts w:ascii="Times New Roman" w:hAnsi="Times New Roman" w:cs="Times New Roman"/>
          <w:sz w:val="24"/>
          <w:szCs w:val="24"/>
        </w:rPr>
        <w:t>)</w:t>
      </w:r>
      <w:r w:rsidRPr="00805A06">
        <w:rPr>
          <w:rFonts w:ascii="Times New Roman" w:hAnsi="Times New Roman" w:cs="Times New Roman"/>
          <w:sz w:val="24"/>
          <w:szCs w:val="24"/>
        </w:rPr>
        <w:t xml:space="preserve">. Seed dispersal of the tropical tree, </w:t>
      </w:r>
      <w:proofErr w:type="spellStart"/>
      <w:r w:rsidRPr="00805A06">
        <w:rPr>
          <w:rFonts w:ascii="Times New Roman" w:hAnsi="Times New Roman" w:cs="Times New Roman"/>
          <w:sz w:val="24"/>
          <w:szCs w:val="24"/>
        </w:rPr>
        <w:t>Platypodium</w:t>
      </w:r>
      <w:proofErr w:type="spellEnd"/>
      <w:r w:rsidRPr="00805A06">
        <w:rPr>
          <w:rFonts w:ascii="Times New Roman" w:hAnsi="Times New Roman" w:cs="Times New Roman"/>
          <w:sz w:val="24"/>
          <w:szCs w:val="24"/>
        </w:rPr>
        <w:t xml:space="preserve"> elegans, and the escape of its seedlings from fungal pathogens. </w:t>
      </w:r>
      <w:r w:rsidRPr="00805A06">
        <w:rPr>
          <w:rFonts w:ascii="Times New Roman" w:hAnsi="Times New Roman" w:cs="Times New Roman"/>
          <w:i/>
          <w:iCs/>
          <w:sz w:val="24"/>
          <w:szCs w:val="24"/>
        </w:rPr>
        <w:t>The Journal of Ecology</w:t>
      </w:r>
      <w:r w:rsidRPr="00805A06">
        <w:rPr>
          <w:rFonts w:ascii="Times New Roman" w:hAnsi="Times New Roman" w:cs="Times New Roman"/>
          <w:sz w:val="24"/>
          <w:szCs w:val="24"/>
        </w:rPr>
        <w:t>,</w:t>
      </w:r>
      <w:r w:rsidR="0077475A" w:rsidRPr="00805A06">
        <w:rPr>
          <w:rFonts w:ascii="Times New Roman" w:hAnsi="Times New Roman" w:cs="Times New Roman"/>
          <w:sz w:val="24"/>
          <w:szCs w:val="24"/>
        </w:rPr>
        <w:t xml:space="preserve"> 71(3),</w:t>
      </w:r>
      <w:r w:rsidRPr="00805A06">
        <w:rPr>
          <w:rFonts w:ascii="Times New Roman" w:hAnsi="Times New Roman" w:cs="Times New Roman"/>
          <w:sz w:val="24"/>
          <w:szCs w:val="24"/>
        </w:rPr>
        <w:t xml:space="preserve"> 759-771.</w:t>
      </w:r>
    </w:p>
    <w:p w14:paraId="20585460" w14:textId="44449375"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lastRenderedPageBreak/>
        <w:t>Augspurger</w:t>
      </w:r>
      <w:proofErr w:type="spellEnd"/>
      <w:r w:rsidRPr="008E002A">
        <w:rPr>
          <w:rFonts w:ascii="Times New Roman" w:hAnsi="Times New Roman" w:cs="Times New Roman"/>
          <w:sz w:val="24"/>
          <w:szCs w:val="24"/>
        </w:rPr>
        <w:t xml:space="preserve">, C.K. </w:t>
      </w:r>
      <w:r w:rsidR="0077475A">
        <w:rPr>
          <w:rFonts w:ascii="Times New Roman" w:hAnsi="Times New Roman" w:cs="Times New Roman"/>
          <w:sz w:val="24"/>
          <w:szCs w:val="24"/>
        </w:rPr>
        <w:t>&amp;</w:t>
      </w:r>
      <w:r w:rsidR="0077475A" w:rsidRPr="008E002A">
        <w:rPr>
          <w:rFonts w:ascii="Times New Roman" w:hAnsi="Times New Roman" w:cs="Times New Roman"/>
          <w:sz w:val="24"/>
          <w:szCs w:val="24"/>
        </w:rPr>
        <w:t xml:space="preserve"> </w:t>
      </w:r>
      <w:r w:rsidRPr="008E002A">
        <w:rPr>
          <w:rFonts w:ascii="Times New Roman" w:hAnsi="Times New Roman" w:cs="Times New Roman"/>
          <w:sz w:val="24"/>
          <w:szCs w:val="24"/>
        </w:rPr>
        <w:t xml:space="preserve">Kelly, C.K. </w:t>
      </w:r>
      <w:r w:rsidR="0077475A">
        <w:rPr>
          <w:rFonts w:ascii="Times New Roman" w:hAnsi="Times New Roman" w:cs="Times New Roman"/>
          <w:sz w:val="24"/>
          <w:szCs w:val="24"/>
        </w:rPr>
        <w:t>(</w:t>
      </w:r>
      <w:r w:rsidRPr="008E002A">
        <w:rPr>
          <w:rFonts w:ascii="Times New Roman" w:hAnsi="Times New Roman" w:cs="Times New Roman"/>
          <w:sz w:val="24"/>
          <w:szCs w:val="24"/>
        </w:rPr>
        <w:t>1984</w:t>
      </w:r>
      <w:r w:rsidR="0077475A">
        <w:rPr>
          <w:rFonts w:ascii="Times New Roman" w:hAnsi="Times New Roman" w:cs="Times New Roman"/>
          <w:sz w:val="24"/>
          <w:szCs w:val="24"/>
        </w:rPr>
        <w:t>)</w:t>
      </w:r>
      <w:r w:rsidRPr="008E002A">
        <w:rPr>
          <w:rFonts w:ascii="Times New Roman" w:hAnsi="Times New Roman" w:cs="Times New Roman"/>
          <w:sz w:val="24"/>
          <w:szCs w:val="24"/>
        </w:rPr>
        <w:t xml:space="preserve">. Pathogen mortality of tropical tree seedlings: experimental studies of the effects of dispersal distance, seedling density, and light conditions. </w:t>
      </w:r>
      <w:proofErr w:type="spellStart"/>
      <w:r w:rsidRPr="00805A06">
        <w:rPr>
          <w:rFonts w:ascii="Times New Roman" w:hAnsi="Times New Roman" w:cs="Times New Roman"/>
          <w:i/>
          <w:iCs/>
          <w:sz w:val="24"/>
          <w:szCs w:val="24"/>
        </w:rPr>
        <w:t>Oecologia</w:t>
      </w:r>
      <w:proofErr w:type="spellEnd"/>
      <w:r w:rsidRPr="008E002A">
        <w:rPr>
          <w:rFonts w:ascii="Times New Roman" w:hAnsi="Times New Roman" w:cs="Times New Roman"/>
          <w:sz w:val="24"/>
          <w:szCs w:val="24"/>
        </w:rPr>
        <w:t>, 61(2), 211-217.</w:t>
      </w:r>
    </w:p>
    <w:p w14:paraId="7F839D54" w14:textId="61136F5C" w:rsidR="0077475A" w:rsidRPr="008E002A" w:rsidRDefault="0077475A" w:rsidP="008E002A">
      <w:pPr>
        <w:spacing w:after="120" w:line="240" w:lineRule="auto"/>
        <w:ind w:left="284" w:hanging="284"/>
        <w:jc w:val="both"/>
        <w:rPr>
          <w:rFonts w:ascii="Times New Roman" w:hAnsi="Times New Roman" w:cs="Times New Roman"/>
          <w:sz w:val="24"/>
          <w:szCs w:val="24"/>
        </w:rPr>
      </w:pPr>
      <w:r w:rsidRPr="0077475A">
        <w:rPr>
          <w:rFonts w:ascii="Times New Roman" w:hAnsi="Times New Roman" w:cs="Times New Roman"/>
          <w:sz w:val="24"/>
          <w:szCs w:val="24"/>
        </w:rPr>
        <w:t xml:space="preserve">Bates, D., </w:t>
      </w:r>
      <w:proofErr w:type="spellStart"/>
      <w:r w:rsidRPr="0077475A">
        <w:rPr>
          <w:rFonts w:ascii="Times New Roman" w:hAnsi="Times New Roman" w:cs="Times New Roman"/>
          <w:sz w:val="24"/>
          <w:szCs w:val="24"/>
        </w:rPr>
        <w:t>Maechler</w:t>
      </w:r>
      <w:proofErr w:type="spellEnd"/>
      <w:r w:rsidRPr="0077475A">
        <w:rPr>
          <w:rFonts w:ascii="Times New Roman" w:hAnsi="Times New Roman" w:cs="Times New Roman"/>
          <w:sz w:val="24"/>
          <w:szCs w:val="24"/>
        </w:rPr>
        <w:t xml:space="preserve">, M., </w:t>
      </w:r>
      <w:proofErr w:type="spellStart"/>
      <w:r w:rsidRPr="0077475A">
        <w:rPr>
          <w:rFonts w:ascii="Times New Roman" w:hAnsi="Times New Roman" w:cs="Times New Roman"/>
          <w:sz w:val="24"/>
          <w:szCs w:val="24"/>
        </w:rPr>
        <w:t>Bolker</w:t>
      </w:r>
      <w:proofErr w:type="spellEnd"/>
      <w:r w:rsidRPr="0077475A">
        <w:rPr>
          <w:rFonts w:ascii="Times New Roman" w:hAnsi="Times New Roman" w:cs="Times New Roman"/>
          <w:sz w:val="24"/>
          <w:szCs w:val="24"/>
        </w:rPr>
        <w:t>, B., &amp; Walker, S. (2012). Package ‘lme4’. CRAN. R Foundation for Statistical Computing, Vienna, Austria.</w:t>
      </w:r>
    </w:p>
    <w:p w14:paraId="40BE5E6D" w14:textId="2055AA38"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Beaury</w:t>
      </w:r>
      <w:proofErr w:type="spellEnd"/>
      <w:r w:rsidRPr="008E002A">
        <w:rPr>
          <w:rFonts w:ascii="Times New Roman" w:hAnsi="Times New Roman" w:cs="Times New Roman"/>
          <w:color w:val="222222"/>
          <w:sz w:val="24"/>
          <w:szCs w:val="24"/>
          <w:shd w:val="clear" w:color="auto" w:fill="FFFFFF"/>
        </w:rPr>
        <w:t xml:space="preserve">, E.M., Fusco, E.J., Jackson, M.R., </w:t>
      </w:r>
      <w:proofErr w:type="spellStart"/>
      <w:r w:rsidRPr="008E002A">
        <w:rPr>
          <w:rFonts w:ascii="Times New Roman" w:hAnsi="Times New Roman" w:cs="Times New Roman"/>
          <w:color w:val="222222"/>
          <w:sz w:val="24"/>
          <w:szCs w:val="24"/>
          <w:shd w:val="clear" w:color="auto" w:fill="FFFFFF"/>
        </w:rPr>
        <w:t>Laginhas</w:t>
      </w:r>
      <w:proofErr w:type="spellEnd"/>
      <w:r w:rsidRPr="008E002A">
        <w:rPr>
          <w:rFonts w:ascii="Times New Roman" w:hAnsi="Times New Roman" w:cs="Times New Roman"/>
          <w:color w:val="222222"/>
          <w:sz w:val="24"/>
          <w:szCs w:val="24"/>
          <w:shd w:val="clear" w:color="auto" w:fill="FFFFFF"/>
        </w:rPr>
        <w:t xml:space="preserve">, B.B., Morelli, T.L., Allen, J.M., </w:t>
      </w:r>
      <w:proofErr w:type="spellStart"/>
      <w:r w:rsidRPr="008E002A">
        <w:rPr>
          <w:rFonts w:ascii="Times New Roman" w:hAnsi="Times New Roman" w:cs="Times New Roman"/>
          <w:color w:val="222222"/>
          <w:sz w:val="24"/>
          <w:szCs w:val="24"/>
          <w:shd w:val="clear" w:color="auto" w:fill="FFFFFF"/>
        </w:rPr>
        <w:t>Pasquarella</w:t>
      </w:r>
      <w:proofErr w:type="spellEnd"/>
      <w:r w:rsidRPr="008E002A">
        <w:rPr>
          <w:rFonts w:ascii="Times New Roman" w:hAnsi="Times New Roman" w:cs="Times New Roman"/>
          <w:color w:val="222222"/>
          <w:sz w:val="24"/>
          <w:szCs w:val="24"/>
          <w:shd w:val="clear" w:color="auto" w:fill="FFFFFF"/>
        </w:rPr>
        <w:t xml:space="preserve">, V.J., &amp; Bradley, B.A. (2020). Incorporating climate change into invasive species management: insights from managers. </w:t>
      </w:r>
      <w:r w:rsidRPr="00805A06">
        <w:rPr>
          <w:rFonts w:ascii="Times New Roman" w:hAnsi="Times New Roman" w:cs="Times New Roman"/>
          <w:i/>
          <w:iCs/>
          <w:color w:val="222222"/>
          <w:sz w:val="24"/>
          <w:szCs w:val="24"/>
          <w:shd w:val="clear" w:color="auto" w:fill="FFFFFF"/>
        </w:rPr>
        <w:t>Biological Invasions</w:t>
      </w:r>
      <w:r w:rsidRPr="008E002A">
        <w:rPr>
          <w:rFonts w:ascii="Times New Roman" w:hAnsi="Times New Roman" w:cs="Times New Roman"/>
          <w:color w:val="222222"/>
          <w:sz w:val="24"/>
          <w:szCs w:val="24"/>
          <w:shd w:val="clear" w:color="auto" w:fill="FFFFFF"/>
        </w:rPr>
        <w:t>, 22(2), 233-252.</w:t>
      </w:r>
    </w:p>
    <w:p w14:paraId="623963F9" w14:textId="7DB9CC00"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Blundell, A.G. </w:t>
      </w:r>
      <w:r w:rsidR="0077475A">
        <w:rPr>
          <w:rFonts w:ascii="Times New Roman" w:hAnsi="Times New Roman" w:cs="Times New Roman"/>
          <w:color w:val="222222"/>
          <w:sz w:val="24"/>
          <w:szCs w:val="24"/>
          <w:shd w:val="clear" w:color="auto" w:fill="FFFFFF"/>
        </w:rPr>
        <w:t>&amp;</w:t>
      </w:r>
      <w:r w:rsidR="0077475A" w:rsidRPr="008E002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Peart, D.R.</w:t>
      </w:r>
      <w:r w:rsidR="0077475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1998</w:t>
      </w:r>
      <w:r w:rsidR="0077475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Distance-dependence in herbivory and foliar condition for juvenile </w:t>
      </w:r>
      <w:proofErr w:type="spellStart"/>
      <w:r w:rsidRPr="008E002A">
        <w:rPr>
          <w:rFonts w:ascii="Times New Roman" w:hAnsi="Times New Roman" w:cs="Times New Roman"/>
          <w:color w:val="222222"/>
          <w:sz w:val="24"/>
          <w:szCs w:val="24"/>
          <w:shd w:val="clear" w:color="auto" w:fill="FFFFFF"/>
        </w:rPr>
        <w:t>Shorea</w:t>
      </w:r>
      <w:proofErr w:type="spellEnd"/>
      <w:r w:rsidRPr="008E002A">
        <w:rPr>
          <w:rFonts w:ascii="Times New Roman" w:hAnsi="Times New Roman" w:cs="Times New Roman"/>
          <w:color w:val="222222"/>
          <w:sz w:val="24"/>
          <w:szCs w:val="24"/>
          <w:shd w:val="clear" w:color="auto" w:fill="FFFFFF"/>
        </w:rPr>
        <w:t xml:space="preserve"> trees in Bornean dipterocarp rain forest. </w:t>
      </w:r>
      <w:proofErr w:type="spellStart"/>
      <w:r w:rsidRPr="00805A06">
        <w:rPr>
          <w:rFonts w:ascii="Times New Roman" w:hAnsi="Times New Roman" w:cs="Times New Roman"/>
          <w:i/>
          <w:iCs/>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117(1-2),</w:t>
      </w:r>
      <w:r w:rsidR="0077475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151-160.</w:t>
      </w:r>
    </w:p>
    <w:p w14:paraId="4EBD2245" w14:textId="3AEF9638"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Bullock, J.M., White, S.M., Prudhomme, C., Tansey, C., </w:t>
      </w:r>
      <w:proofErr w:type="spellStart"/>
      <w:r w:rsidRPr="008E002A">
        <w:rPr>
          <w:rFonts w:ascii="Times New Roman" w:hAnsi="Times New Roman" w:cs="Times New Roman"/>
          <w:color w:val="222222"/>
          <w:sz w:val="24"/>
          <w:szCs w:val="24"/>
          <w:shd w:val="clear" w:color="auto" w:fill="FFFFFF"/>
        </w:rPr>
        <w:t>Perea</w:t>
      </w:r>
      <w:proofErr w:type="spellEnd"/>
      <w:r w:rsidRPr="008E002A">
        <w:rPr>
          <w:rFonts w:ascii="Times New Roman" w:hAnsi="Times New Roman" w:cs="Times New Roman"/>
          <w:color w:val="222222"/>
          <w:sz w:val="24"/>
          <w:szCs w:val="24"/>
          <w:shd w:val="clear" w:color="auto" w:fill="FFFFFF"/>
        </w:rPr>
        <w:t xml:space="preserve">, R., &amp; </w:t>
      </w:r>
      <w:proofErr w:type="spellStart"/>
      <w:r w:rsidRPr="008E002A">
        <w:rPr>
          <w:rFonts w:ascii="Times New Roman" w:hAnsi="Times New Roman" w:cs="Times New Roman"/>
          <w:color w:val="222222"/>
          <w:sz w:val="24"/>
          <w:szCs w:val="24"/>
          <w:shd w:val="clear" w:color="auto" w:fill="FFFFFF"/>
        </w:rPr>
        <w:t>Hooftman</w:t>
      </w:r>
      <w:proofErr w:type="spellEnd"/>
      <w:r w:rsidRPr="008E002A">
        <w:rPr>
          <w:rFonts w:ascii="Times New Roman" w:hAnsi="Times New Roman" w:cs="Times New Roman"/>
          <w:color w:val="222222"/>
          <w:sz w:val="24"/>
          <w:szCs w:val="24"/>
          <w:shd w:val="clear" w:color="auto" w:fill="FFFFFF"/>
        </w:rPr>
        <w:t xml:space="preserve">, D.A. (2012). Modelling spread of British wind‐dispersed plants under future wind speeds in a changing climate. </w:t>
      </w:r>
      <w:r w:rsidRPr="00805A06">
        <w:rPr>
          <w:rFonts w:ascii="Times New Roman" w:hAnsi="Times New Roman" w:cs="Times New Roman"/>
          <w:i/>
          <w:iCs/>
          <w:color w:val="222222"/>
          <w:sz w:val="24"/>
          <w:szCs w:val="24"/>
          <w:shd w:val="clear" w:color="auto" w:fill="FFFFFF"/>
        </w:rPr>
        <w:t>Journal of Ecology</w:t>
      </w:r>
      <w:r w:rsidRPr="008E002A">
        <w:rPr>
          <w:rFonts w:ascii="Times New Roman" w:hAnsi="Times New Roman" w:cs="Times New Roman"/>
          <w:color w:val="222222"/>
          <w:sz w:val="24"/>
          <w:szCs w:val="24"/>
          <w:shd w:val="clear" w:color="auto" w:fill="FFFFFF"/>
        </w:rPr>
        <w:t>, 100(1), 104-115.</w:t>
      </w:r>
    </w:p>
    <w:p w14:paraId="48D8909A" w14:textId="72C09F06"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w:t>
      </w:r>
      <w:r w:rsidR="00EB2D11">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w:t>
      </w:r>
      <w:r w:rsidR="0077475A">
        <w:rPr>
          <w:rFonts w:ascii="Times New Roman" w:hAnsi="Times New Roman" w:cs="Times New Roman"/>
          <w:color w:val="222222"/>
          <w:sz w:val="24"/>
          <w:szCs w:val="24"/>
          <w:shd w:val="clear" w:color="auto" w:fill="FFFFFF"/>
        </w:rPr>
        <w:t>&amp;</w:t>
      </w:r>
      <w:r w:rsidR="0077475A" w:rsidRPr="008E002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 xml:space="preserve">Strand, A.E. </w:t>
      </w:r>
      <w:r w:rsidR="0077475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2000</w:t>
      </w:r>
      <w:r w:rsidR="0077475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Long‐distance seed dispersal in plant populations. </w:t>
      </w:r>
      <w:r w:rsidRPr="00805A06">
        <w:rPr>
          <w:rFonts w:ascii="Times New Roman" w:hAnsi="Times New Roman" w:cs="Times New Roman"/>
          <w:i/>
          <w:iCs/>
          <w:color w:val="222222"/>
          <w:sz w:val="24"/>
          <w:szCs w:val="24"/>
          <w:shd w:val="clear" w:color="auto" w:fill="FFFFFF"/>
        </w:rPr>
        <w:t>American journal of botany</w:t>
      </w:r>
      <w:r w:rsidRPr="008E002A">
        <w:rPr>
          <w:rFonts w:ascii="Times New Roman" w:hAnsi="Times New Roman" w:cs="Times New Roman"/>
          <w:color w:val="222222"/>
          <w:sz w:val="24"/>
          <w:szCs w:val="24"/>
          <w:shd w:val="clear" w:color="auto" w:fill="FFFFFF"/>
        </w:rPr>
        <w:t>, 87(9), 1217-1227.</w:t>
      </w:r>
    </w:p>
    <w:p w14:paraId="37302E20" w14:textId="4C149B75"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05A06">
        <w:rPr>
          <w:rFonts w:ascii="Times New Roman" w:hAnsi="Times New Roman" w:cs="Times New Roman"/>
          <w:color w:val="222222"/>
          <w:sz w:val="24"/>
          <w:szCs w:val="24"/>
          <w:shd w:val="clear" w:color="auto" w:fill="FFFFFF"/>
        </w:rPr>
        <w:t>Caplat</w:t>
      </w:r>
      <w:proofErr w:type="spellEnd"/>
      <w:r w:rsidRPr="00805A06">
        <w:rPr>
          <w:rFonts w:ascii="Times New Roman" w:hAnsi="Times New Roman" w:cs="Times New Roman"/>
          <w:color w:val="222222"/>
          <w:sz w:val="24"/>
          <w:szCs w:val="24"/>
          <w:shd w:val="clear" w:color="auto" w:fill="FFFFFF"/>
        </w:rPr>
        <w:t xml:space="preserve">, P., </w:t>
      </w:r>
      <w:proofErr w:type="spellStart"/>
      <w:r w:rsidRPr="00805A06">
        <w:rPr>
          <w:rFonts w:ascii="Times New Roman" w:hAnsi="Times New Roman" w:cs="Times New Roman"/>
          <w:color w:val="222222"/>
          <w:sz w:val="24"/>
          <w:szCs w:val="24"/>
          <w:shd w:val="clear" w:color="auto" w:fill="FFFFFF"/>
        </w:rPr>
        <w:t>Cheptou</w:t>
      </w:r>
      <w:proofErr w:type="spellEnd"/>
      <w:r w:rsidRPr="00805A06">
        <w:rPr>
          <w:rFonts w:ascii="Times New Roman" w:hAnsi="Times New Roman" w:cs="Times New Roman"/>
          <w:color w:val="222222"/>
          <w:sz w:val="24"/>
          <w:szCs w:val="24"/>
          <w:shd w:val="clear" w:color="auto" w:fill="FFFFFF"/>
        </w:rPr>
        <w:t xml:space="preserve">, P.O., Diez, J., </w:t>
      </w:r>
      <w:proofErr w:type="spellStart"/>
      <w:r w:rsidRPr="00805A06">
        <w:rPr>
          <w:rFonts w:ascii="Times New Roman" w:hAnsi="Times New Roman" w:cs="Times New Roman"/>
          <w:color w:val="222222"/>
          <w:sz w:val="24"/>
          <w:szCs w:val="24"/>
          <w:shd w:val="clear" w:color="auto" w:fill="FFFFFF"/>
        </w:rPr>
        <w:t>Guisan</w:t>
      </w:r>
      <w:proofErr w:type="spellEnd"/>
      <w:r w:rsidRPr="00805A06">
        <w:rPr>
          <w:rFonts w:ascii="Times New Roman" w:hAnsi="Times New Roman" w:cs="Times New Roman"/>
          <w:color w:val="222222"/>
          <w:sz w:val="24"/>
          <w:szCs w:val="24"/>
          <w:shd w:val="clear" w:color="auto" w:fill="FFFFFF"/>
        </w:rPr>
        <w:t xml:space="preserve">, A., Larson, B.M., </w:t>
      </w:r>
      <w:proofErr w:type="spellStart"/>
      <w:r w:rsidRPr="00805A06">
        <w:rPr>
          <w:rFonts w:ascii="Times New Roman" w:hAnsi="Times New Roman" w:cs="Times New Roman"/>
          <w:color w:val="222222"/>
          <w:sz w:val="24"/>
          <w:szCs w:val="24"/>
          <w:shd w:val="clear" w:color="auto" w:fill="FFFFFF"/>
        </w:rPr>
        <w:t>Macdougall</w:t>
      </w:r>
      <w:proofErr w:type="spellEnd"/>
      <w:r w:rsidRPr="00805A06">
        <w:rPr>
          <w:rFonts w:ascii="Times New Roman" w:hAnsi="Times New Roman" w:cs="Times New Roman"/>
          <w:color w:val="222222"/>
          <w:sz w:val="24"/>
          <w:szCs w:val="24"/>
          <w:shd w:val="clear" w:color="auto" w:fill="FFFFFF"/>
        </w:rPr>
        <w:t xml:space="preserve">, A.S., </w:t>
      </w:r>
      <w:proofErr w:type="spellStart"/>
      <w:r w:rsidR="009C241A" w:rsidRPr="00805A06">
        <w:rPr>
          <w:rFonts w:ascii="Times New Roman" w:hAnsi="Times New Roman" w:cs="Times New Roman"/>
          <w:color w:val="222222"/>
          <w:sz w:val="24"/>
          <w:szCs w:val="24"/>
          <w:shd w:val="clear" w:color="auto" w:fill="FFFFFF"/>
        </w:rPr>
        <w:t>Peltzer</w:t>
      </w:r>
      <w:proofErr w:type="spellEnd"/>
      <w:r w:rsidR="009C241A" w:rsidRPr="00805A06">
        <w:rPr>
          <w:rFonts w:ascii="Times New Roman" w:hAnsi="Times New Roman" w:cs="Times New Roman"/>
          <w:color w:val="222222"/>
          <w:sz w:val="24"/>
          <w:szCs w:val="24"/>
          <w:shd w:val="clear" w:color="auto" w:fill="FFFFFF"/>
        </w:rPr>
        <w:t xml:space="preserve">, D.A., Richardson, D.M., Shea, K., van </w:t>
      </w:r>
      <w:proofErr w:type="spellStart"/>
      <w:r w:rsidR="009C241A" w:rsidRPr="00805A06">
        <w:rPr>
          <w:rFonts w:ascii="Times New Roman" w:hAnsi="Times New Roman" w:cs="Times New Roman"/>
          <w:color w:val="222222"/>
          <w:sz w:val="24"/>
          <w:szCs w:val="24"/>
          <w:shd w:val="clear" w:color="auto" w:fill="FFFFFF"/>
        </w:rPr>
        <w:t>Kleunen</w:t>
      </w:r>
      <w:proofErr w:type="spellEnd"/>
      <w:r w:rsidR="009C241A" w:rsidRPr="00805A06">
        <w:rPr>
          <w:rFonts w:ascii="Times New Roman" w:hAnsi="Times New Roman" w:cs="Times New Roman"/>
          <w:color w:val="222222"/>
          <w:sz w:val="24"/>
          <w:szCs w:val="24"/>
          <w:shd w:val="clear" w:color="auto" w:fill="FFFFFF"/>
        </w:rPr>
        <w:t xml:space="preserve">, M., Zhang, R., </w:t>
      </w:r>
      <w:r w:rsidR="009C241A" w:rsidRPr="00805A06">
        <w:rPr>
          <w:rFonts w:ascii="Times New Roman" w:hAnsi="Times New Roman" w:cs="Times New Roman"/>
          <w:color w:val="222222"/>
          <w:sz w:val="24"/>
          <w:szCs w:val="24"/>
          <w:shd w:val="clear" w:color="auto" w:fill="FFFFFF"/>
        </w:rPr>
        <w:t xml:space="preserve"> </w:t>
      </w:r>
      <w:r w:rsidRPr="00805A06">
        <w:rPr>
          <w:rFonts w:ascii="Times New Roman" w:hAnsi="Times New Roman" w:cs="Times New Roman"/>
          <w:color w:val="222222"/>
          <w:sz w:val="24"/>
          <w:szCs w:val="24"/>
          <w:shd w:val="clear" w:color="auto" w:fill="FFFFFF"/>
        </w:rPr>
        <w:t xml:space="preserve">&amp; Buckley, Y. M. (2013). </w:t>
      </w:r>
      <w:proofErr w:type="gramStart"/>
      <w:r w:rsidRPr="00805A06">
        <w:rPr>
          <w:rFonts w:ascii="Times New Roman" w:hAnsi="Times New Roman" w:cs="Times New Roman"/>
          <w:color w:val="222222"/>
          <w:sz w:val="24"/>
          <w:szCs w:val="24"/>
          <w:shd w:val="clear" w:color="auto" w:fill="FFFFFF"/>
        </w:rPr>
        <w:t>Movement,</w:t>
      </w:r>
      <w:proofErr w:type="gramEnd"/>
      <w:r w:rsidRPr="00805A06">
        <w:rPr>
          <w:rFonts w:ascii="Times New Roman" w:hAnsi="Times New Roman" w:cs="Times New Roman"/>
          <w:color w:val="222222"/>
          <w:sz w:val="24"/>
          <w:szCs w:val="24"/>
          <w:shd w:val="clear" w:color="auto" w:fill="FFFFFF"/>
        </w:rPr>
        <w:t xml:space="preserve"> impacts and management of plant distributions in response to climate change: insights from invasions. </w:t>
      </w:r>
      <w:r w:rsidRPr="00805A06">
        <w:rPr>
          <w:rFonts w:ascii="Times New Roman" w:hAnsi="Times New Roman" w:cs="Times New Roman"/>
          <w:i/>
          <w:iCs/>
          <w:color w:val="222222"/>
          <w:sz w:val="24"/>
          <w:szCs w:val="24"/>
          <w:shd w:val="clear" w:color="auto" w:fill="FFFFFF"/>
        </w:rPr>
        <w:t>Oikos</w:t>
      </w:r>
      <w:r w:rsidRPr="00805A06">
        <w:rPr>
          <w:rFonts w:ascii="Times New Roman" w:hAnsi="Times New Roman" w:cs="Times New Roman"/>
          <w:color w:val="222222"/>
          <w:sz w:val="24"/>
          <w:szCs w:val="24"/>
          <w:shd w:val="clear" w:color="auto" w:fill="FFFFFF"/>
        </w:rPr>
        <w:t>, 122(9), 1265-1274.</w:t>
      </w:r>
    </w:p>
    <w:p w14:paraId="4E6654B8" w14:textId="36AA87A3"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Clark, J.S., Fastie, C., Hurtt, G., Jackson, S.T., Johnson, C., King, G.A., Lewis, M., Lynch, J., </w:t>
      </w:r>
      <w:proofErr w:type="spellStart"/>
      <w:r w:rsidRPr="008E002A">
        <w:rPr>
          <w:rFonts w:ascii="Times New Roman" w:hAnsi="Times New Roman" w:cs="Times New Roman"/>
          <w:color w:val="222222"/>
          <w:sz w:val="24"/>
          <w:szCs w:val="24"/>
          <w:shd w:val="clear" w:color="auto" w:fill="FFFFFF"/>
        </w:rPr>
        <w:t>Pacala</w:t>
      </w:r>
      <w:proofErr w:type="spellEnd"/>
      <w:r w:rsidRPr="008E002A">
        <w:rPr>
          <w:rFonts w:ascii="Times New Roman" w:hAnsi="Times New Roman" w:cs="Times New Roman"/>
          <w:color w:val="222222"/>
          <w:sz w:val="24"/>
          <w:szCs w:val="24"/>
          <w:shd w:val="clear" w:color="auto" w:fill="FFFFFF"/>
        </w:rPr>
        <w:t>, S., Prentice, C.</w:t>
      </w:r>
      <w:r w:rsidR="00EB2D11">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w:t>
      </w:r>
      <w:r w:rsidR="0077475A">
        <w:rPr>
          <w:rFonts w:ascii="Times New Roman" w:hAnsi="Times New Roman" w:cs="Times New Roman"/>
          <w:color w:val="222222"/>
          <w:sz w:val="24"/>
          <w:szCs w:val="24"/>
          <w:shd w:val="clear" w:color="auto" w:fill="FFFFFF"/>
        </w:rPr>
        <w:t>&amp;</w:t>
      </w:r>
      <w:r w:rsidR="0077475A" w:rsidRPr="008E002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 xml:space="preserve">Schupp, E.W. </w:t>
      </w:r>
      <w:r w:rsidR="0077475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1998</w:t>
      </w:r>
      <w:r w:rsidR="0077475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Reid's paradox of rapid plant migration: dispersal theory and interpretation of </w:t>
      </w:r>
      <w:proofErr w:type="spellStart"/>
      <w:r w:rsidRPr="008E002A">
        <w:rPr>
          <w:rFonts w:ascii="Times New Roman" w:hAnsi="Times New Roman" w:cs="Times New Roman"/>
          <w:color w:val="222222"/>
          <w:sz w:val="24"/>
          <w:szCs w:val="24"/>
          <w:shd w:val="clear" w:color="auto" w:fill="FFFFFF"/>
        </w:rPr>
        <w:t>paleoecological</w:t>
      </w:r>
      <w:proofErr w:type="spellEnd"/>
      <w:r w:rsidRPr="008E002A">
        <w:rPr>
          <w:rFonts w:ascii="Times New Roman" w:hAnsi="Times New Roman" w:cs="Times New Roman"/>
          <w:color w:val="222222"/>
          <w:sz w:val="24"/>
          <w:szCs w:val="24"/>
          <w:shd w:val="clear" w:color="auto" w:fill="FFFFFF"/>
        </w:rPr>
        <w:t xml:space="preserve"> records. </w:t>
      </w:r>
      <w:proofErr w:type="spellStart"/>
      <w:r w:rsidRPr="00805A06">
        <w:rPr>
          <w:rFonts w:ascii="Times New Roman" w:hAnsi="Times New Roman" w:cs="Times New Roman"/>
          <w:i/>
          <w:iCs/>
          <w:color w:val="222222"/>
          <w:sz w:val="24"/>
          <w:szCs w:val="24"/>
          <w:shd w:val="clear" w:color="auto" w:fill="FFFFFF"/>
        </w:rPr>
        <w:t>BioScience</w:t>
      </w:r>
      <w:proofErr w:type="spellEnd"/>
      <w:r w:rsidRPr="008E002A">
        <w:rPr>
          <w:rFonts w:ascii="Times New Roman" w:hAnsi="Times New Roman" w:cs="Times New Roman"/>
          <w:color w:val="222222"/>
          <w:sz w:val="24"/>
          <w:szCs w:val="24"/>
          <w:shd w:val="clear" w:color="auto" w:fill="FFFFFF"/>
        </w:rPr>
        <w:t>, 48(1), 13-24.</w:t>
      </w:r>
    </w:p>
    <w:p w14:paraId="46CD018B" w14:textId="6B1AD22E"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Clark, J.S., Lewis, M.</w:t>
      </w:r>
      <w:r w:rsidR="00EB2D11">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w:t>
      </w:r>
      <w:r w:rsidR="0077475A">
        <w:rPr>
          <w:rFonts w:ascii="Times New Roman" w:hAnsi="Times New Roman" w:cs="Times New Roman"/>
          <w:color w:val="222222"/>
          <w:sz w:val="24"/>
          <w:szCs w:val="24"/>
          <w:shd w:val="clear" w:color="auto" w:fill="FFFFFF"/>
        </w:rPr>
        <w:t>&amp;</w:t>
      </w:r>
      <w:r w:rsidR="0077475A" w:rsidRPr="008E002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Horvath, L.</w:t>
      </w:r>
      <w:r w:rsidR="0077475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2001</w:t>
      </w:r>
      <w:r w:rsidR="0077475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Invasion by extremes: population spread with variation in dispersal and reproduction. </w:t>
      </w:r>
      <w:r w:rsidRPr="00805A06">
        <w:rPr>
          <w:rFonts w:ascii="Times New Roman" w:hAnsi="Times New Roman" w:cs="Times New Roman"/>
          <w:i/>
          <w:iCs/>
          <w:color w:val="222222"/>
          <w:sz w:val="24"/>
          <w:szCs w:val="24"/>
          <w:shd w:val="clear" w:color="auto" w:fill="FFFFFF"/>
        </w:rPr>
        <w:t>The American Naturalist</w:t>
      </w:r>
      <w:r w:rsidRPr="008E002A">
        <w:rPr>
          <w:rFonts w:ascii="Times New Roman" w:hAnsi="Times New Roman" w:cs="Times New Roman"/>
          <w:color w:val="222222"/>
          <w:sz w:val="24"/>
          <w:szCs w:val="24"/>
          <w:shd w:val="clear" w:color="auto" w:fill="FFFFFF"/>
        </w:rPr>
        <w:t>, 157(5), 537-554.</w:t>
      </w:r>
    </w:p>
    <w:p w14:paraId="41C0FE26" w14:textId="74ADCB2C"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05A06">
        <w:rPr>
          <w:rFonts w:ascii="Times New Roman" w:hAnsi="Times New Roman" w:cs="Times New Roman"/>
          <w:color w:val="222222"/>
          <w:sz w:val="24"/>
          <w:szCs w:val="24"/>
          <w:shd w:val="clear" w:color="auto" w:fill="FFFFFF"/>
        </w:rPr>
        <w:t>Connell, J.H.</w:t>
      </w:r>
      <w:r w:rsidR="0077475A" w:rsidRPr="00805A06">
        <w:rPr>
          <w:rFonts w:ascii="Times New Roman" w:hAnsi="Times New Roman" w:cs="Times New Roman"/>
          <w:color w:val="222222"/>
          <w:sz w:val="24"/>
          <w:szCs w:val="24"/>
          <w:shd w:val="clear" w:color="auto" w:fill="FFFFFF"/>
        </w:rPr>
        <w:t xml:space="preserve"> (</w:t>
      </w:r>
      <w:r w:rsidRPr="00805A06">
        <w:rPr>
          <w:rFonts w:ascii="Times New Roman" w:hAnsi="Times New Roman" w:cs="Times New Roman"/>
          <w:color w:val="222222"/>
          <w:sz w:val="24"/>
          <w:szCs w:val="24"/>
          <w:shd w:val="clear" w:color="auto" w:fill="FFFFFF"/>
        </w:rPr>
        <w:t>1971</w:t>
      </w:r>
      <w:r w:rsidR="0077475A" w:rsidRPr="00805A06">
        <w:rPr>
          <w:rFonts w:ascii="Times New Roman" w:hAnsi="Times New Roman" w:cs="Times New Roman"/>
          <w:color w:val="222222"/>
          <w:sz w:val="24"/>
          <w:szCs w:val="24"/>
          <w:shd w:val="clear" w:color="auto" w:fill="FFFFFF"/>
        </w:rPr>
        <w:t>)</w:t>
      </w:r>
      <w:r w:rsidRPr="00805A06">
        <w:rPr>
          <w:rFonts w:ascii="Times New Roman" w:hAnsi="Times New Roman" w:cs="Times New Roman"/>
          <w:color w:val="222222"/>
          <w:sz w:val="24"/>
          <w:szCs w:val="24"/>
          <w:shd w:val="clear" w:color="auto" w:fill="FFFFFF"/>
        </w:rPr>
        <w:t xml:space="preserve">. On the role of natural enemies in preventing competitive exclusion in some marine animals and in rain forest trees. </w:t>
      </w:r>
      <w:r w:rsidRPr="00805A06">
        <w:rPr>
          <w:rFonts w:ascii="Times New Roman" w:hAnsi="Times New Roman" w:cs="Times New Roman"/>
          <w:i/>
          <w:iCs/>
          <w:color w:val="222222"/>
          <w:sz w:val="24"/>
          <w:szCs w:val="24"/>
          <w:shd w:val="clear" w:color="auto" w:fill="FFFFFF"/>
        </w:rPr>
        <w:t>Dynamics of populations</w:t>
      </w:r>
      <w:r w:rsidRPr="00805A06">
        <w:rPr>
          <w:rFonts w:ascii="Times New Roman" w:hAnsi="Times New Roman" w:cs="Times New Roman"/>
          <w:color w:val="222222"/>
          <w:sz w:val="24"/>
          <w:szCs w:val="24"/>
          <w:shd w:val="clear" w:color="auto" w:fill="FFFFFF"/>
        </w:rPr>
        <w:t>, 298</w:t>
      </w:r>
      <w:r w:rsidR="004A460C" w:rsidRPr="00805A06">
        <w:rPr>
          <w:rFonts w:ascii="Times New Roman" w:hAnsi="Times New Roman" w:cs="Times New Roman"/>
          <w:color w:val="222222"/>
          <w:sz w:val="24"/>
          <w:szCs w:val="24"/>
          <w:shd w:val="clear" w:color="auto" w:fill="FFFFFF"/>
        </w:rPr>
        <w:t>-</w:t>
      </w:r>
      <w:r w:rsidRPr="00805A06">
        <w:rPr>
          <w:rFonts w:ascii="Times New Roman" w:hAnsi="Times New Roman" w:cs="Times New Roman"/>
          <w:color w:val="222222"/>
          <w:sz w:val="24"/>
          <w:szCs w:val="24"/>
          <w:shd w:val="clear" w:color="auto" w:fill="FFFFFF"/>
        </w:rPr>
        <w:t>312.</w:t>
      </w:r>
    </w:p>
    <w:p w14:paraId="2CD59A6B" w14:textId="3D2E76AE"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667036">
        <w:rPr>
          <w:rFonts w:ascii="Times New Roman" w:hAnsi="Times New Roman" w:cs="Times New Roman"/>
          <w:color w:val="222222"/>
          <w:sz w:val="24"/>
          <w:szCs w:val="24"/>
          <w:shd w:val="clear" w:color="auto" w:fill="FFFFFF"/>
        </w:rPr>
        <w:t xml:space="preserve">Cousens, R.D. </w:t>
      </w:r>
      <w:r w:rsidR="0077475A">
        <w:rPr>
          <w:rFonts w:ascii="Times New Roman" w:hAnsi="Times New Roman" w:cs="Times New Roman"/>
          <w:color w:val="222222"/>
          <w:sz w:val="24"/>
          <w:szCs w:val="24"/>
          <w:shd w:val="clear" w:color="auto" w:fill="FFFFFF"/>
        </w:rPr>
        <w:t>&amp;</w:t>
      </w:r>
      <w:r w:rsidR="0077475A" w:rsidRPr="00667036">
        <w:rPr>
          <w:rFonts w:ascii="Times New Roman" w:hAnsi="Times New Roman" w:cs="Times New Roman"/>
          <w:color w:val="222222"/>
          <w:sz w:val="24"/>
          <w:szCs w:val="24"/>
          <w:shd w:val="clear" w:color="auto" w:fill="FFFFFF"/>
        </w:rPr>
        <w:t xml:space="preserve"> </w:t>
      </w:r>
      <w:r w:rsidRPr="00667036">
        <w:rPr>
          <w:rFonts w:ascii="Times New Roman" w:hAnsi="Times New Roman" w:cs="Times New Roman"/>
          <w:color w:val="222222"/>
          <w:sz w:val="24"/>
          <w:szCs w:val="24"/>
          <w:shd w:val="clear" w:color="auto" w:fill="FFFFFF"/>
        </w:rPr>
        <w:t>Rawlinson, A.A.</w:t>
      </w:r>
      <w:r w:rsidR="008829AA">
        <w:rPr>
          <w:rFonts w:ascii="Times New Roman" w:hAnsi="Times New Roman" w:cs="Times New Roman"/>
          <w:color w:val="222222"/>
          <w:sz w:val="24"/>
          <w:szCs w:val="24"/>
          <w:shd w:val="clear" w:color="auto" w:fill="FFFFFF"/>
        </w:rPr>
        <w:t xml:space="preserve"> (</w:t>
      </w:r>
      <w:r w:rsidRPr="00667036">
        <w:rPr>
          <w:rFonts w:ascii="Times New Roman" w:hAnsi="Times New Roman" w:cs="Times New Roman"/>
          <w:color w:val="222222"/>
          <w:sz w:val="24"/>
          <w:szCs w:val="24"/>
          <w:shd w:val="clear" w:color="auto" w:fill="FFFFFF"/>
        </w:rPr>
        <w:t>2001</w:t>
      </w:r>
      <w:r w:rsidR="008829AA">
        <w:rPr>
          <w:rFonts w:ascii="Times New Roman" w:hAnsi="Times New Roman" w:cs="Times New Roman"/>
          <w:color w:val="222222"/>
          <w:sz w:val="24"/>
          <w:szCs w:val="24"/>
          <w:shd w:val="clear" w:color="auto" w:fill="FFFFFF"/>
        </w:rPr>
        <w:t>)</w:t>
      </w:r>
      <w:r w:rsidRPr="00667036">
        <w:rPr>
          <w:rFonts w:ascii="Times New Roman" w:hAnsi="Times New Roman" w:cs="Times New Roman"/>
          <w:color w:val="222222"/>
          <w:sz w:val="24"/>
          <w:szCs w:val="24"/>
          <w:shd w:val="clear" w:color="auto" w:fill="FFFFFF"/>
        </w:rPr>
        <w:t>. When will plant morphology affect the shape of a seed dispersal “kernel</w:t>
      </w:r>
      <w:proofErr w:type="gramStart"/>
      <w:r w:rsidRPr="00667036">
        <w:rPr>
          <w:rFonts w:ascii="Times New Roman" w:hAnsi="Times New Roman" w:cs="Times New Roman"/>
          <w:color w:val="222222"/>
          <w:sz w:val="24"/>
          <w:szCs w:val="24"/>
          <w:shd w:val="clear" w:color="auto" w:fill="FFFFFF"/>
        </w:rPr>
        <w:t>”?.</w:t>
      </w:r>
      <w:proofErr w:type="gramEnd"/>
      <w:r w:rsidRPr="00667036">
        <w:rPr>
          <w:rFonts w:ascii="Times New Roman" w:hAnsi="Times New Roman" w:cs="Times New Roman"/>
          <w:color w:val="222222"/>
          <w:sz w:val="24"/>
          <w:szCs w:val="24"/>
          <w:shd w:val="clear" w:color="auto" w:fill="FFFFFF"/>
        </w:rPr>
        <w:t xml:space="preserve"> </w:t>
      </w:r>
      <w:r w:rsidRPr="00805A06">
        <w:rPr>
          <w:rFonts w:ascii="Times New Roman" w:hAnsi="Times New Roman" w:cs="Times New Roman"/>
          <w:i/>
          <w:iCs/>
          <w:color w:val="222222"/>
          <w:sz w:val="24"/>
          <w:szCs w:val="24"/>
          <w:shd w:val="clear" w:color="auto" w:fill="FFFFFF"/>
        </w:rPr>
        <w:t>Journal of Theoretical Biology</w:t>
      </w:r>
      <w:r w:rsidRPr="00667036">
        <w:rPr>
          <w:rFonts w:ascii="Times New Roman" w:hAnsi="Times New Roman" w:cs="Times New Roman"/>
          <w:color w:val="222222"/>
          <w:sz w:val="24"/>
          <w:szCs w:val="24"/>
          <w:shd w:val="clear" w:color="auto" w:fill="FFFFFF"/>
        </w:rPr>
        <w:t>, 211(3), 229-238.</w:t>
      </w:r>
    </w:p>
    <w:p w14:paraId="23E2CAAD" w14:textId="20ABBB61"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Desrochers, A</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M</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Bain, J</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F</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&amp; Warwick, S</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I</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(1988). The Biology of Canadian Weeds.: 89. Carduus nutans L. and Carduus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L. </w:t>
      </w:r>
      <w:r w:rsidRPr="00805A06">
        <w:rPr>
          <w:rFonts w:ascii="Times New Roman" w:hAnsi="Times New Roman" w:cs="Times New Roman"/>
          <w:i/>
          <w:iCs/>
          <w:color w:val="222222"/>
          <w:sz w:val="24"/>
          <w:szCs w:val="24"/>
          <w:shd w:val="clear" w:color="auto" w:fill="FFFFFF"/>
        </w:rPr>
        <w:t>Canadian Journal of Plant Science</w:t>
      </w:r>
      <w:r w:rsidRPr="008E002A">
        <w:rPr>
          <w:rFonts w:ascii="Times New Roman" w:hAnsi="Times New Roman" w:cs="Times New Roman"/>
          <w:color w:val="222222"/>
          <w:sz w:val="24"/>
          <w:szCs w:val="24"/>
          <w:shd w:val="clear" w:color="auto" w:fill="FFFFFF"/>
        </w:rPr>
        <w:t>, 68(4), 1053-1068.</w:t>
      </w:r>
    </w:p>
    <w:p w14:paraId="4E8624A4" w14:textId="663B7856"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xml:space="preserve">, S.P. </w:t>
      </w:r>
      <w:r w:rsidR="008829AA">
        <w:rPr>
          <w:rFonts w:ascii="Times New Roman" w:hAnsi="Times New Roman" w:cs="Times New Roman"/>
          <w:color w:val="222222"/>
          <w:sz w:val="24"/>
          <w:szCs w:val="24"/>
          <w:shd w:val="clear" w:color="auto" w:fill="FFFFFF"/>
        </w:rPr>
        <w:t>&amp;</w:t>
      </w:r>
      <w:r w:rsidR="008829AA" w:rsidRPr="008E002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 xml:space="preserve">Rees, M. </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2006</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Integral projection models for species with complex demography. </w:t>
      </w:r>
      <w:r w:rsidRPr="00805A06">
        <w:rPr>
          <w:rFonts w:ascii="Times New Roman" w:hAnsi="Times New Roman" w:cs="Times New Roman"/>
          <w:i/>
          <w:iCs/>
          <w:color w:val="222222"/>
          <w:sz w:val="24"/>
          <w:szCs w:val="24"/>
          <w:shd w:val="clear" w:color="auto" w:fill="FFFFFF"/>
        </w:rPr>
        <w:t>The American Naturalist</w:t>
      </w:r>
      <w:r w:rsidRPr="008E002A">
        <w:rPr>
          <w:rFonts w:ascii="Times New Roman" w:hAnsi="Times New Roman" w:cs="Times New Roman"/>
          <w:color w:val="222222"/>
          <w:sz w:val="24"/>
          <w:szCs w:val="24"/>
          <w:shd w:val="clear" w:color="auto" w:fill="FFFFFF"/>
        </w:rPr>
        <w:t>, 167(3), 410-428.</w:t>
      </w:r>
    </w:p>
    <w:p w14:paraId="0B388099" w14:textId="093BC401"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Hellmann, J.J., Byers, J.E., </w:t>
      </w:r>
      <w:proofErr w:type="spellStart"/>
      <w:r w:rsidRPr="008E002A">
        <w:rPr>
          <w:rFonts w:ascii="Times New Roman" w:hAnsi="Times New Roman" w:cs="Times New Roman"/>
          <w:color w:val="222222"/>
          <w:sz w:val="24"/>
          <w:szCs w:val="24"/>
          <w:shd w:val="clear" w:color="auto" w:fill="FFFFFF"/>
        </w:rPr>
        <w:t>Bierwagen</w:t>
      </w:r>
      <w:proofErr w:type="spellEnd"/>
      <w:r w:rsidRPr="008E002A">
        <w:rPr>
          <w:rFonts w:ascii="Times New Roman" w:hAnsi="Times New Roman" w:cs="Times New Roman"/>
          <w:color w:val="222222"/>
          <w:sz w:val="24"/>
          <w:szCs w:val="24"/>
          <w:shd w:val="clear" w:color="auto" w:fill="FFFFFF"/>
        </w:rPr>
        <w:t>, B.G., &amp; Dukes, J. S. (2008). Five potential consequences of climate change for invasive species. </w:t>
      </w:r>
      <w:r w:rsidRPr="00805A06">
        <w:rPr>
          <w:rFonts w:ascii="Times New Roman" w:hAnsi="Times New Roman" w:cs="Times New Roman"/>
          <w:i/>
          <w:iCs/>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05A06">
        <w:rPr>
          <w:rFonts w:ascii="Times New Roman" w:hAnsi="Times New Roman" w:cs="Times New Roman"/>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3EAF48C"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Janzen, D.H. </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1970</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Herbivores and the number of tree species in tropical forests. </w:t>
      </w:r>
      <w:r w:rsidRPr="00805A06">
        <w:rPr>
          <w:rFonts w:ascii="Times New Roman" w:hAnsi="Times New Roman" w:cs="Times New Roman"/>
          <w:i/>
          <w:iCs/>
          <w:color w:val="222222"/>
          <w:sz w:val="24"/>
          <w:szCs w:val="24"/>
          <w:shd w:val="clear" w:color="auto" w:fill="FFFFFF"/>
        </w:rPr>
        <w:t>The American Naturalist</w:t>
      </w:r>
      <w:r w:rsidRPr="008E002A">
        <w:rPr>
          <w:rFonts w:ascii="Times New Roman" w:hAnsi="Times New Roman" w:cs="Times New Roman"/>
          <w:color w:val="222222"/>
          <w:sz w:val="24"/>
          <w:szCs w:val="24"/>
          <w:shd w:val="clear" w:color="auto" w:fill="FFFFFF"/>
        </w:rPr>
        <w:t>, 104(940), 501-528.</w:t>
      </w:r>
    </w:p>
    <w:p w14:paraId="441C9052" w14:textId="313B86B0" w:rsidR="00D34765" w:rsidRPr="008E002A" w:rsidRDefault="00D34765"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D34765">
        <w:rPr>
          <w:rFonts w:ascii="Times New Roman" w:hAnsi="Times New Roman" w:cs="Times New Roman"/>
          <w:color w:val="222222"/>
          <w:sz w:val="24"/>
          <w:szCs w:val="24"/>
          <w:shd w:val="clear" w:color="auto" w:fill="FFFFFF"/>
        </w:rPr>
        <w:t xml:space="preserve">Johnson, J. S., Cantrell, R. S., </w:t>
      </w:r>
      <w:proofErr w:type="spellStart"/>
      <w:r w:rsidRPr="00D34765">
        <w:rPr>
          <w:rFonts w:ascii="Times New Roman" w:hAnsi="Times New Roman" w:cs="Times New Roman"/>
          <w:color w:val="222222"/>
          <w:sz w:val="24"/>
          <w:szCs w:val="24"/>
          <w:shd w:val="clear" w:color="auto" w:fill="FFFFFF"/>
        </w:rPr>
        <w:t>Cosner</w:t>
      </w:r>
      <w:proofErr w:type="spellEnd"/>
      <w:r w:rsidRPr="00D34765">
        <w:rPr>
          <w:rFonts w:ascii="Times New Roman" w:hAnsi="Times New Roman" w:cs="Times New Roman"/>
          <w:color w:val="222222"/>
          <w:sz w:val="24"/>
          <w:szCs w:val="24"/>
          <w:shd w:val="clear" w:color="auto" w:fill="FFFFFF"/>
        </w:rPr>
        <w:t xml:space="preserve">, C., </w:t>
      </w:r>
      <w:proofErr w:type="spellStart"/>
      <w:r w:rsidRPr="00D34765">
        <w:rPr>
          <w:rFonts w:ascii="Times New Roman" w:hAnsi="Times New Roman" w:cs="Times New Roman"/>
          <w:color w:val="222222"/>
          <w:sz w:val="24"/>
          <w:szCs w:val="24"/>
          <w:shd w:val="clear" w:color="auto" w:fill="FFFFFF"/>
        </w:rPr>
        <w:t>Hartig</w:t>
      </w:r>
      <w:proofErr w:type="spellEnd"/>
      <w:r w:rsidRPr="00D34765">
        <w:rPr>
          <w:rFonts w:ascii="Times New Roman" w:hAnsi="Times New Roman" w:cs="Times New Roman"/>
          <w:color w:val="222222"/>
          <w:sz w:val="24"/>
          <w:szCs w:val="24"/>
          <w:shd w:val="clear" w:color="auto" w:fill="FFFFFF"/>
        </w:rPr>
        <w:t xml:space="preserve">, F., Hastings, A., Rogers, H. S., Schupp, E. W., Shea, K., Teller, B. J., Yu, X. </w:t>
      </w:r>
      <w:proofErr w:type="spellStart"/>
      <w:r w:rsidRPr="00D34765">
        <w:rPr>
          <w:rFonts w:ascii="Times New Roman" w:hAnsi="Times New Roman" w:cs="Times New Roman"/>
          <w:color w:val="222222"/>
          <w:sz w:val="24"/>
          <w:szCs w:val="24"/>
          <w:shd w:val="clear" w:color="auto" w:fill="FFFFFF"/>
        </w:rPr>
        <w:t>Zurell</w:t>
      </w:r>
      <w:proofErr w:type="spellEnd"/>
      <w:r w:rsidRPr="00D34765">
        <w:rPr>
          <w:rFonts w:ascii="Times New Roman" w:hAnsi="Times New Roman" w:cs="Times New Roman"/>
          <w:color w:val="222222"/>
          <w:sz w:val="24"/>
          <w:szCs w:val="24"/>
          <w:shd w:val="clear" w:color="auto" w:fill="FFFFFF"/>
        </w:rPr>
        <w:t xml:space="preserve">, G, &amp; </w:t>
      </w:r>
      <w:proofErr w:type="spellStart"/>
      <w:r w:rsidRPr="00D34765">
        <w:rPr>
          <w:rFonts w:ascii="Times New Roman" w:hAnsi="Times New Roman" w:cs="Times New Roman"/>
          <w:color w:val="222222"/>
          <w:sz w:val="24"/>
          <w:szCs w:val="24"/>
          <w:shd w:val="clear" w:color="auto" w:fill="FFFFFF"/>
        </w:rPr>
        <w:t>Pufal</w:t>
      </w:r>
      <w:proofErr w:type="spellEnd"/>
      <w:r w:rsidRPr="00D34765">
        <w:rPr>
          <w:rFonts w:ascii="Times New Roman" w:hAnsi="Times New Roman" w:cs="Times New Roman"/>
          <w:color w:val="222222"/>
          <w:sz w:val="24"/>
          <w:szCs w:val="24"/>
          <w:shd w:val="clear" w:color="auto" w:fill="FFFFFF"/>
        </w:rPr>
        <w:t xml:space="preserve">, G. (2019). Rapid changes in seed dispersal traits may modify plant responses to global change. </w:t>
      </w:r>
      <w:proofErr w:type="spellStart"/>
      <w:r w:rsidRPr="00805A06">
        <w:rPr>
          <w:rFonts w:ascii="Times New Roman" w:hAnsi="Times New Roman" w:cs="Times New Roman"/>
          <w:i/>
          <w:iCs/>
          <w:color w:val="222222"/>
          <w:sz w:val="24"/>
          <w:szCs w:val="24"/>
          <w:shd w:val="clear" w:color="auto" w:fill="FFFFFF"/>
        </w:rPr>
        <w:t>AoB</w:t>
      </w:r>
      <w:proofErr w:type="spellEnd"/>
      <w:r w:rsidRPr="00805A06">
        <w:rPr>
          <w:rFonts w:ascii="Times New Roman" w:hAnsi="Times New Roman" w:cs="Times New Roman"/>
          <w:i/>
          <w:iCs/>
          <w:color w:val="222222"/>
          <w:sz w:val="24"/>
          <w:szCs w:val="24"/>
          <w:shd w:val="clear" w:color="auto" w:fill="FFFFFF"/>
        </w:rPr>
        <w:t xml:space="preserve"> Plants</w:t>
      </w:r>
      <w:r w:rsidRPr="00D34765">
        <w:rPr>
          <w:rFonts w:ascii="Times New Roman" w:hAnsi="Times New Roman" w:cs="Times New Roman"/>
          <w:color w:val="222222"/>
          <w:sz w:val="24"/>
          <w:szCs w:val="24"/>
          <w:shd w:val="clear" w:color="auto" w:fill="FFFFFF"/>
        </w:rPr>
        <w:t>, 11(3), plz020.</w:t>
      </w:r>
    </w:p>
    <w:p w14:paraId="3E4CE876" w14:textId="0B0ACDF5"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 xml:space="preserve">Jongejans, E., Shea, K.,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O., Kelly, D.</w:t>
      </w:r>
      <w:r w:rsidR="00EB2D11">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w:t>
      </w:r>
      <w:r w:rsidR="00FE5C94">
        <w:rPr>
          <w:rFonts w:ascii="Times New Roman" w:hAnsi="Times New Roman" w:cs="Times New Roman"/>
          <w:color w:val="222222"/>
          <w:sz w:val="24"/>
          <w:szCs w:val="24"/>
          <w:shd w:val="clear" w:color="auto" w:fill="FFFFFF"/>
        </w:rPr>
        <w:t>&amp;</w:t>
      </w:r>
      <w:r w:rsidR="00FE5C94" w:rsidRPr="008E002A">
        <w:rPr>
          <w:rFonts w:ascii="Times New Roman" w:hAnsi="Times New Roman" w:cs="Times New Roman"/>
          <w:color w:val="222222"/>
          <w:sz w:val="24"/>
          <w:szCs w:val="24"/>
          <w:shd w:val="clear" w:color="auto" w:fill="FFFFFF"/>
        </w:rPr>
        <w:t xml:space="preserve"> </w:t>
      </w: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xml:space="preserve">, S.P. </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2011</w:t>
      </w:r>
      <w:r w:rsidR="008829AA">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Importance of individual and environmental variation for invasive species spread: a spatial integral projection model. </w:t>
      </w:r>
      <w:r w:rsidRPr="00805A06">
        <w:rPr>
          <w:rFonts w:ascii="Times New Roman" w:hAnsi="Times New Roman" w:cs="Times New Roman"/>
          <w:i/>
          <w:iCs/>
          <w:color w:val="222222"/>
          <w:sz w:val="24"/>
          <w:szCs w:val="24"/>
          <w:shd w:val="clear" w:color="auto" w:fill="FFFFFF"/>
        </w:rPr>
        <w:t>Ecology</w:t>
      </w:r>
      <w:r w:rsidRPr="008E002A">
        <w:rPr>
          <w:rFonts w:ascii="Times New Roman" w:hAnsi="Times New Roman" w:cs="Times New Roman"/>
          <w:color w:val="222222"/>
          <w:sz w:val="24"/>
          <w:szCs w:val="24"/>
          <w:shd w:val="clear" w:color="auto" w:fill="FFFFFF"/>
        </w:rPr>
        <w:t>, 92(1), 86-97.</w:t>
      </w:r>
    </w:p>
    <w:p w14:paraId="46F8E295" w14:textId="3771049B" w:rsidR="00D34765" w:rsidRDefault="00D34765" w:rsidP="00D34765">
      <w:pPr>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Katul</w:t>
      </w:r>
      <w:proofErr w:type="spellEnd"/>
      <w:r>
        <w:rPr>
          <w:rFonts w:ascii="Times New Roman" w:hAnsi="Times New Roman" w:cs="Times New Roman"/>
          <w:sz w:val="24"/>
          <w:szCs w:val="24"/>
        </w:rPr>
        <w:t xml:space="preserve">, G.G., </w:t>
      </w:r>
      <w:proofErr w:type="spellStart"/>
      <w:r>
        <w:rPr>
          <w:rFonts w:ascii="Times New Roman" w:hAnsi="Times New Roman" w:cs="Times New Roman"/>
          <w:sz w:val="24"/>
          <w:szCs w:val="24"/>
        </w:rPr>
        <w:t>Porporato</w:t>
      </w:r>
      <w:proofErr w:type="spellEnd"/>
      <w:r>
        <w:rPr>
          <w:rFonts w:ascii="Times New Roman" w:hAnsi="Times New Roman" w:cs="Times New Roman"/>
          <w:sz w:val="24"/>
          <w:szCs w:val="24"/>
        </w:rPr>
        <w:t xml:space="preserve">, A., Nathan, R., Siqueira, M., </w:t>
      </w:r>
      <w:proofErr w:type="spellStart"/>
      <w:r>
        <w:rPr>
          <w:rFonts w:ascii="Times New Roman" w:hAnsi="Times New Roman" w:cs="Times New Roman"/>
          <w:sz w:val="24"/>
          <w:szCs w:val="24"/>
        </w:rPr>
        <w:t>Soons</w:t>
      </w:r>
      <w:proofErr w:type="spellEnd"/>
      <w:r>
        <w:rPr>
          <w:rFonts w:ascii="Times New Roman" w:hAnsi="Times New Roman" w:cs="Times New Roman"/>
          <w:sz w:val="24"/>
          <w:szCs w:val="24"/>
        </w:rPr>
        <w:t xml:space="preserve">, M.B., Poggi, D., Horn, H.S., &amp; Levin, S.A. (2005). </w:t>
      </w:r>
      <w:r w:rsidRPr="004B20AD">
        <w:rPr>
          <w:rFonts w:ascii="Times New Roman" w:hAnsi="Times New Roman" w:cs="Times New Roman"/>
          <w:sz w:val="24"/>
          <w:szCs w:val="24"/>
        </w:rPr>
        <w:t xml:space="preserve">Mechanistic analytical models for long-distance seed dispersal by wind. </w:t>
      </w:r>
      <w:r w:rsidRPr="00BB0179">
        <w:rPr>
          <w:rFonts w:ascii="Times New Roman" w:hAnsi="Times New Roman" w:cs="Times New Roman"/>
          <w:i/>
          <w:iCs/>
          <w:sz w:val="24"/>
          <w:szCs w:val="24"/>
        </w:rPr>
        <w:t>The American Naturalist</w:t>
      </w:r>
      <w:r w:rsidRPr="004B20AD">
        <w:rPr>
          <w:rFonts w:ascii="Times New Roman" w:hAnsi="Times New Roman" w:cs="Times New Roman"/>
          <w:sz w:val="24"/>
          <w:szCs w:val="24"/>
        </w:rPr>
        <w:t>, 166(3), 368-381.</w:t>
      </w:r>
    </w:p>
    <w:p w14:paraId="59414DD3" w14:textId="0F2045F3"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05A06">
        <w:rPr>
          <w:rFonts w:ascii="Times New Roman" w:hAnsi="Times New Roman" w:cs="Times New Roman"/>
          <w:color w:val="222222"/>
          <w:sz w:val="24"/>
          <w:szCs w:val="24"/>
          <w:shd w:val="clear" w:color="auto" w:fill="FFFFFF"/>
        </w:rPr>
        <w:t xml:space="preserve">Keller, J.A. and Shea, K. </w:t>
      </w:r>
      <w:r w:rsidR="008829AA" w:rsidRPr="00805A06">
        <w:rPr>
          <w:rFonts w:ascii="Times New Roman" w:hAnsi="Times New Roman" w:cs="Times New Roman"/>
          <w:color w:val="222222"/>
          <w:sz w:val="24"/>
          <w:szCs w:val="24"/>
          <w:shd w:val="clear" w:color="auto" w:fill="FFFFFF"/>
        </w:rPr>
        <w:t>(</w:t>
      </w:r>
      <w:r w:rsidRPr="00805A06">
        <w:rPr>
          <w:rFonts w:ascii="Times New Roman" w:hAnsi="Times New Roman" w:cs="Times New Roman"/>
          <w:color w:val="222222"/>
          <w:sz w:val="24"/>
          <w:szCs w:val="24"/>
          <w:shd w:val="clear" w:color="auto" w:fill="FFFFFF"/>
        </w:rPr>
        <w:t>2021</w:t>
      </w:r>
      <w:r w:rsidR="008829AA" w:rsidRPr="00805A06">
        <w:rPr>
          <w:rFonts w:ascii="Times New Roman" w:hAnsi="Times New Roman" w:cs="Times New Roman"/>
          <w:color w:val="222222"/>
          <w:sz w:val="24"/>
          <w:szCs w:val="24"/>
          <w:shd w:val="clear" w:color="auto" w:fill="FFFFFF"/>
        </w:rPr>
        <w:t>)</w:t>
      </w:r>
      <w:r w:rsidRPr="00805A06">
        <w:rPr>
          <w:rFonts w:ascii="Times New Roman" w:hAnsi="Times New Roman" w:cs="Times New Roman"/>
          <w:color w:val="222222"/>
          <w:sz w:val="24"/>
          <w:szCs w:val="24"/>
          <w:shd w:val="clear" w:color="auto" w:fill="FFFFFF"/>
        </w:rPr>
        <w:t xml:space="preserve">. Warming and shifting phenology accelerate an invasive plant life cycle. </w:t>
      </w:r>
      <w:r w:rsidRPr="00805A06">
        <w:rPr>
          <w:rFonts w:ascii="Times New Roman" w:hAnsi="Times New Roman" w:cs="Times New Roman"/>
          <w:i/>
          <w:iCs/>
          <w:color w:val="222222"/>
          <w:sz w:val="24"/>
          <w:szCs w:val="24"/>
          <w:shd w:val="clear" w:color="auto" w:fill="FFFFFF"/>
        </w:rPr>
        <w:t>Ecology</w:t>
      </w:r>
      <w:r w:rsidRPr="00805A06">
        <w:rPr>
          <w:rFonts w:ascii="Times New Roman" w:hAnsi="Times New Roman" w:cs="Times New Roman"/>
          <w:color w:val="222222"/>
          <w:sz w:val="24"/>
          <w:szCs w:val="24"/>
          <w:shd w:val="clear" w:color="auto" w:fill="FFFFFF"/>
        </w:rPr>
        <w:t>, 102(1), e03219.</w:t>
      </w:r>
    </w:p>
    <w:p w14:paraId="54566207" w14:textId="0F48A240"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proofErr w:type="spellStart"/>
      <w:r w:rsidRPr="008E002A">
        <w:rPr>
          <w:rFonts w:ascii="Times New Roman" w:hAnsi="Times New Roman" w:cs="Times New Roman"/>
          <w:sz w:val="24"/>
          <w:szCs w:val="24"/>
          <w:shd w:val="clear" w:color="auto" w:fill="FFFFFF"/>
        </w:rPr>
        <w:t>Kot</w:t>
      </w:r>
      <w:proofErr w:type="spellEnd"/>
      <w:r w:rsidRPr="008E002A">
        <w:rPr>
          <w:rFonts w:ascii="Times New Roman" w:hAnsi="Times New Roman" w:cs="Times New Roman"/>
          <w:sz w:val="24"/>
          <w:szCs w:val="24"/>
          <w:shd w:val="clear" w:color="auto" w:fill="FFFFFF"/>
        </w:rPr>
        <w:t xml:space="preserve">, M., Lewis, M.A. </w:t>
      </w:r>
      <w:r w:rsidR="00FE5C94">
        <w:rPr>
          <w:rFonts w:ascii="Times New Roman" w:hAnsi="Times New Roman" w:cs="Times New Roman"/>
          <w:sz w:val="24"/>
          <w:szCs w:val="24"/>
          <w:shd w:val="clear" w:color="auto" w:fill="FFFFFF"/>
        </w:rPr>
        <w:t>&amp;</w:t>
      </w:r>
      <w:r w:rsidR="00FE5C94" w:rsidRPr="008E002A">
        <w:rPr>
          <w:rFonts w:ascii="Times New Roman" w:hAnsi="Times New Roman" w:cs="Times New Roman"/>
          <w:sz w:val="24"/>
          <w:szCs w:val="24"/>
          <w:shd w:val="clear" w:color="auto" w:fill="FFFFFF"/>
        </w:rPr>
        <w:t xml:space="preserve"> </w:t>
      </w:r>
      <w:r w:rsidRPr="008E002A">
        <w:rPr>
          <w:rFonts w:ascii="Times New Roman" w:hAnsi="Times New Roman" w:cs="Times New Roman"/>
          <w:sz w:val="24"/>
          <w:szCs w:val="24"/>
          <w:shd w:val="clear" w:color="auto" w:fill="FFFFFF"/>
        </w:rPr>
        <w:t xml:space="preserve">van den </w:t>
      </w:r>
      <w:proofErr w:type="spellStart"/>
      <w:r w:rsidRPr="008E002A">
        <w:rPr>
          <w:rFonts w:ascii="Times New Roman" w:hAnsi="Times New Roman" w:cs="Times New Roman"/>
          <w:sz w:val="24"/>
          <w:szCs w:val="24"/>
          <w:shd w:val="clear" w:color="auto" w:fill="FFFFFF"/>
        </w:rPr>
        <w:t>Driessche</w:t>
      </w:r>
      <w:proofErr w:type="spellEnd"/>
      <w:r w:rsidRPr="008E002A">
        <w:rPr>
          <w:rFonts w:ascii="Times New Roman" w:hAnsi="Times New Roman" w:cs="Times New Roman"/>
          <w:sz w:val="24"/>
          <w:szCs w:val="24"/>
          <w:shd w:val="clear" w:color="auto" w:fill="FFFFFF"/>
        </w:rPr>
        <w:t xml:space="preserve">, P. </w:t>
      </w:r>
      <w:r w:rsidR="00FE5C94">
        <w:rPr>
          <w:rFonts w:ascii="Times New Roman" w:hAnsi="Times New Roman" w:cs="Times New Roman"/>
          <w:sz w:val="24"/>
          <w:szCs w:val="24"/>
          <w:shd w:val="clear" w:color="auto" w:fill="FFFFFF"/>
        </w:rPr>
        <w:t>(</w:t>
      </w:r>
      <w:r w:rsidRPr="008E002A">
        <w:rPr>
          <w:rFonts w:ascii="Times New Roman" w:hAnsi="Times New Roman" w:cs="Times New Roman"/>
          <w:sz w:val="24"/>
          <w:szCs w:val="24"/>
          <w:shd w:val="clear" w:color="auto" w:fill="FFFFFF"/>
        </w:rPr>
        <w:t>1996</w:t>
      </w:r>
      <w:r w:rsidR="00FE5C94">
        <w:rPr>
          <w:rFonts w:ascii="Times New Roman" w:hAnsi="Times New Roman" w:cs="Times New Roman"/>
          <w:sz w:val="24"/>
          <w:szCs w:val="24"/>
          <w:shd w:val="clear" w:color="auto" w:fill="FFFFFF"/>
        </w:rPr>
        <w:t>)</w:t>
      </w:r>
      <w:r w:rsidRPr="008E002A">
        <w:rPr>
          <w:rFonts w:ascii="Times New Roman" w:hAnsi="Times New Roman" w:cs="Times New Roman"/>
          <w:sz w:val="24"/>
          <w:szCs w:val="24"/>
          <w:shd w:val="clear" w:color="auto" w:fill="FFFFFF"/>
        </w:rPr>
        <w:t xml:space="preserve">. Dispersal data and the spread of invading organisms. </w:t>
      </w:r>
      <w:r w:rsidRPr="00805A06">
        <w:rPr>
          <w:rFonts w:ascii="Times New Roman" w:hAnsi="Times New Roman" w:cs="Times New Roman"/>
          <w:i/>
          <w:iCs/>
          <w:sz w:val="24"/>
          <w:szCs w:val="24"/>
          <w:shd w:val="clear" w:color="auto" w:fill="FFFFFF"/>
        </w:rPr>
        <w:t>Ecology</w:t>
      </w:r>
      <w:r w:rsidRPr="008E002A">
        <w:rPr>
          <w:rFonts w:ascii="Times New Roman" w:hAnsi="Times New Roman" w:cs="Times New Roman"/>
          <w:sz w:val="24"/>
          <w:szCs w:val="24"/>
          <w:shd w:val="clear" w:color="auto" w:fill="FFFFFF"/>
        </w:rPr>
        <w:t>, 77(7), 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(2006). Mechanistic models for wind dispersal. </w:t>
      </w:r>
      <w:r w:rsidRPr="00805A06">
        <w:rPr>
          <w:rFonts w:ascii="Times New Roman" w:hAnsi="Times New Roman" w:cs="Times New Roman"/>
          <w:i/>
          <w:iCs/>
          <w:color w:val="222222"/>
          <w:sz w:val="24"/>
          <w:szCs w:val="24"/>
          <w:shd w:val="clear" w:color="auto" w:fill="FFFFFF"/>
        </w:rPr>
        <w:t>Trends in Plant Science</w:t>
      </w:r>
      <w:r w:rsidRPr="008E002A">
        <w:rPr>
          <w:rFonts w:ascii="Times New Roman" w:hAnsi="Times New Roman" w:cs="Times New Roman"/>
          <w:color w:val="222222"/>
          <w:sz w:val="24"/>
          <w:szCs w:val="24"/>
          <w:shd w:val="clear" w:color="auto" w:fill="FFFFFF"/>
        </w:rPr>
        <w:t>, 11(6), 296-301.</w:t>
      </w:r>
    </w:p>
    <w:p w14:paraId="1DF444B2" w14:textId="7085374E"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Nathan, R., &amp; </w:t>
      </w:r>
      <w:proofErr w:type="spellStart"/>
      <w:r w:rsidRPr="008E002A">
        <w:rPr>
          <w:rFonts w:ascii="Times New Roman" w:hAnsi="Times New Roman" w:cs="Times New Roman"/>
          <w:color w:val="222222"/>
          <w:sz w:val="24"/>
          <w:szCs w:val="24"/>
          <w:shd w:val="clear" w:color="auto" w:fill="FFFFFF"/>
        </w:rPr>
        <w:t>Schurr</w:t>
      </w:r>
      <w:proofErr w:type="spellEnd"/>
      <w:r w:rsidRPr="008E002A">
        <w:rPr>
          <w:rFonts w:ascii="Times New Roman" w:hAnsi="Times New Roman" w:cs="Times New Roman"/>
          <w:color w:val="222222"/>
          <w:sz w:val="24"/>
          <w:szCs w:val="24"/>
          <w:shd w:val="clear" w:color="auto" w:fill="FFFFFF"/>
        </w:rPr>
        <w:t xml:space="preserve">, F.M. (2009). Increases in air temperature can promote wind-driven dispersal and spread of plants. </w:t>
      </w:r>
      <w:r w:rsidRPr="00805A06">
        <w:rPr>
          <w:rFonts w:ascii="Times New Roman" w:hAnsi="Times New Roman" w:cs="Times New Roman"/>
          <w:i/>
          <w:iCs/>
          <w:color w:val="222222"/>
          <w:sz w:val="24"/>
          <w:szCs w:val="24"/>
          <w:shd w:val="clear" w:color="auto" w:fill="FFFFFF"/>
        </w:rPr>
        <w:t>Proceedings of the Royal Society B: Biological Sciences</w:t>
      </w:r>
      <w:r w:rsidRPr="008E002A">
        <w:rPr>
          <w:rFonts w:ascii="Times New Roman" w:hAnsi="Times New Roman" w:cs="Times New Roman"/>
          <w:color w:val="222222"/>
          <w:sz w:val="24"/>
          <w:szCs w:val="24"/>
          <w:shd w:val="clear" w:color="auto" w:fill="FFFFFF"/>
        </w:rPr>
        <w:t>, 276(1670), 3081-3087.</w:t>
      </w:r>
    </w:p>
    <w:p w14:paraId="3EFC1DA8" w14:textId="577849F2"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Mainka</w:t>
      </w:r>
      <w:proofErr w:type="spellEnd"/>
      <w:r w:rsidRPr="008E002A">
        <w:rPr>
          <w:rFonts w:ascii="Times New Roman" w:hAnsi="Times New Roman" w:cs="Times New Roman"/>
          <w:color w:val="222222"/>
          <w:sz w:val="24"/>
          <w:szCs w:val="24"/>
          <w:shd w:val="clear" w:color="auto" w:fill="FFFFFF"/>
        </w:rPr>
        <w:t xml:space="preserve">, S.A. &amp; Howard, G. W. (2010). Climate change and invasive species: double jeopardy. </w:t>
      </w:r>
      <w:r w:rsidRPr="00805A06">
        <w:rPr>
          <w:rFonts w:ascii="Times New Roman" w:hAnsi="Times New Roman" w:cs="Times New Roman"/>
          <w:i/>
          <w:iCs/>
          <w:color w:val="222222"/>
          <w:sz w:val="24"/>
          <w:szCs w:val="24"/>
          <w:shd w:val="clear" w:color="auto" w:fill="FFFFFF"/>
        </w:rPr>
        <w:t>Integrative Zoology</w:t>
      </w:r>
      <w:r w:rsidRPr="008E002A">
        <w:rPr>
          <w:rFonts w:ascii="Times New Roman" w:hAnsi="Times New Roman" w:cs="Times New Roman"/>
          <w:color w:val="222222"/>
          <w:sz w:val="24"/>
          <w:szCs w:val="24"/>
          <w:shd w:val="clear" w:color="auto" w:fill="FFFFFF"/>
        </w:rPr>
        <w:t>, 5(2), 102-111.</w:t>
      </w:r>
    </w:p>
    <w:p w14:paraId="071747EE" w14:textId="6CA89373" w:rsidR="00D34765" w:rsidRDefault="00D34765"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D34765">
        <w:rPr>
          <w:rFonts w:ascii="Times New Roman" w:hAnsi="Times New Roman" w:cs="Times New Roman"/>
          <w:color w:val="222222"/>
          <w:sz w:val="24"/>
          <w:szCs w:val="24"/>
          <w:shd w:val="clear" w:color="auto" w:fill="FFFFFF"/>
        </w:rPr>
        <w:t>Molau</w:t>
      </w:r>
      <w:proofErr w:type="spellEnd"/>
      <w:r w:rsidRPr="00D34765">
        <w:rPr>
          <w:rFonts w:ascii="Times New Roman" w:hAnsi="Times New Roman" w:cs="Times New Roman"/>
          <w:color w:val="222222"/>
          <w:sz w:val="24"/>
          <w:szCs w:val="24"/>
          <w:shd w:val="clear" w:color="auto" w:fill="FFFFFF"/>
        </w:rPr>
        <w:t xml:space="preserve">, U. &amp; </w:t>
      </w:r>
      <w:proofErr w:type="spellStart"/>
      <w:r w:rsidRPr="00D34765">
        <w:rPr>
          <w:rFonts w:ascii="Times New Roman" w:hAnsi="Times New Roman" w:cs="Times New Roman"/>
          <w:color w:val="222222"/>
          <w:sz w:val="24"/>
          <w:szCs w:val="24"/>
          <w:shd w:val="clear" w:color="auto" w:fill="FFFFFF"/>
        </w:rPr>
        <w:t>Mølgaard</w:t>
      </w:r>
      <w:proofErr w:type="spellEnd"/>
      <w:r w:rsidRPr="00D34765">
        <w:rPr>
          <w:rFonts w:ascii="Times New Roman" w:hAnsi="Times New Roman" w:cs="Times New Roman"/>
          <w:color w:val="222222"/>
          <w:sz w:val="24"/>
          <w:szCs w:val="24"/>
          <w:shd w:val="clear" w:color="auto" w:fill="FFFFFF"/>
        </w:rPr>
        <w:t>, P. (1996). International Tundra Experiment Manual. Danish Polar Centre, Copenhagen.</w:t>
      </w:r>
    </w:p>
    <w:p w14:paraId="6291E0E4" w14:textId="0980E2FD"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DB6A26">
        <w:rPr>
          <w:rFonts w:ascii="Times New Roman" w:hAnsi="Times New Roman" w:cs="Times New Roman"/>
          <w:color w:val="222222"/>
          <w:sz w:val="24"/>
          <w:szCs w:val="24"/>
          <w:shd w:val="clear" w:color="auto" w:fill="FFFFFF"/>
        </w:rPr>
        <w:t>Nathan</w:t>
      </w:r>
      <w:proofErr w:type="spellEnd"/>
      <w:r w:rsidRPr="00DB6A26">
        <w:rPr>
          <w:rFonts w:ascii="Times New Roman" w:hAnsi="Times New Roman" w:cs="Times New Roman"/>
          <w:color w:val="222222"/>
          <w:sz w:val="24"/>
          <w:szCs w:val="24"/>
          <w:shd w:val="clear" w:color="auto" w:fill="FFFFFF"/>
        </w:rPr>
        <w:t xml:space="preserve">, R. </w:t>
      </w:r>
      <w:r w:rsidR="00FE5C94">
        <w:rPr>
          <w:rFonts w:ascii="Times New Roman" w:hAnsi="Times New Roman" w:cs="Times New Roman"/>
          <w:color w:val="222222"/>
          <w:sz w:val="24"/>
          <w:szCs w:val="24"/>
          <w:shd w:val="clear" w:color="auto" w:fill="FFFFFF"/>
        </w:rPr>
        <w:t>&amp;</w:t>
      </w:r>
      <w:r w:rsidR="00FE5C94" w:rsidRPr="00DB6A26">
        <w:rPr>
          <w:rFonts w:ascii="Times New Roman" w:hAnsi="Times New Roman" w:cs="Times New Roman"/>
          <w:color w:val="222222"/>
          <w:sz w:val="24"/>
          <w:szCs w:val="24"/>
          <w:shd w:val="clear" w:color="auto" w:fill="FFFFFF"/>
        </w:rPr>
        <w:t xml:space="preserve"> </w:t>
      </w:r>
      <w:r w:rsidRPr="00DB6A26">
        <w:rPr>
          <w:rFonts w:ascii="Times New Roman" w:hAnsi="Times New Roman" w:cs="Times New Roman"/>
          <w:color w:val="222222"/>
          <w:sz w:val="24"/>
          <w:szCs w:val="24"/>
          <w:shd w:val="clear" w:color="auto" w:fill="FFFFFF"/>
        </w:rPr>
        <w:t xml:space="preserve">Muller-Landau, H.C. </w:t>
      </w:r>
      <w:r w:rsidR="00FE5C94">
        <w:rPr>
          <w:rFonts w:ascii="Times New Roman" w:hAnsi="Times New Roman" w:cs="Times New Roman"/>
          <w:color w:val="222222"/>
          <w:sz w:val="24"/>
          <w:szCs w:val="24"/>
          <w:shd w:val="clear" w:color="auto" w:fill="FFFFFF"/>
        </w:rPr>
        <w:t>(</w:t>
      </w:r>
      <w:r w:rsidRPr="00DB6A26">
        <w:rPr>
          <w:rFonts w:ascii="Times New Roman" w:hAnsi="Times New Roman" w:cs="Times New Roman"/>
          <w:color w:val="222222"/>
          <w:sz w:val="24"/>
          <w:szCs w:val="24"/>
          <w:shd w:val="clear" w:color="auto" w:fill="FFFFFF"/>
        </w:rPr>
        <w:t>2000</w:t>
      </w:r>
      <w:r w:rsidR="00FE5C94">
        <w:rPr>
          <w:rFonts w:ascii="Times New Roman" w:hAnsi="Times New Roman" w:cs="Times New Roman"/>
          <w:color w:val="222222"/>
          <w:sz w:val="24"/>
          <w:szCs w:val="24"/>
          <w:shd w:val="clear" w:color="auto" w:fill="FFFFFF"/>
        </w:rPr>
        <w:t>)</w:t>
      </w:r>
      <w:r w:rsidRPr="00DB6A26">
        <w:rPr>
          <w:rFonts w:ascii="Times New Roman" w:hAnsi="Times New Roman" w:cs="Times New Roman"/>
          <w:color w:val="222222"/>
          <w:sz w:val="24"/>
          <w:szCs w:val="24"/>
          <w:shd w:val="clear" w:color="auto" w:fill="FFFFFF"/>
        </w:rPr>
        <w:t xml:space="preserve">. Spatial patterns of seed dispersal, their </w:t>
      </w:r>
      <w:proofErr w:type="gramStart"/>
      <w:r w:rsidRPr="00DB6A26">
        <w:rPr>
          <w:rFonts w:ascii="Times New Roman" w:hAnsi="Times New Roman" w:cs="Times New Roman"/>
          <w:color w:val="222222"/>
          <w:sz w:val="24"/>
          <w:szCs w:val="24"/>
          <w:shd w:val="clear" w:color="auto" w:fill="FFFFFF"/>
        </w:rPr>
        <w:t>determinants</w:t>
      </w:r>
      <w:proofErr w:type="gramEnd"/>
      <w:r w:rsidRPr="00DB6A26">
        <w:rPr>
          <w:rFonts w:ascii="Times New Roman" w:hAnsi="Times New Roman" w:cs="Times New Roman"/>
          <w:color w:val="222222"/>
          <w:sz w:val="24"/>
          <w:szCs w:val="24"/>
          <w:shd w:val="clear" w:color="auto" w:fill="FFFFFF"/>
        </w:rPr>
        <w:t xml:space="preserve"> and consequences for recruitment. </w:t>
      </w:r>
      <w:r w:rsidRPr="00805A06">
        <w:rPr>
          <w:rFonts w:ascii="Times New Roman" w:hAnsi="Times New Roman" w:cs="Times New Roman"/>
          <w:i/>
          <w:iCs/>
          <w:color w:val="222222"/>
          <w:sz w:val="24"/>
          <w:szCs w:val="24"/>
          <w:shd w:val="clear" w:color="auto" w:fill="FFFFFF"/>
        </w:rPr>
        <w:t>Trends in ecology &amp; evolution</w:t>
      </w:r>
      <w:r w:rsidRPr="00DB6A26">
        <w:rPr>
          <w:rFonts w:ascii="Times New Roman" w:hAnsi="Times New Roman" w:cs="Times New Roman"/>
          <w:color w:val="222222"/>
          <w:sz w:val="24"/>
          <w:szCs w:val="24"/>
          <w:shd w:val="clear" w:color="auto" w:fill="FFFFFF"/>
        </w:rPr>
        <w:t>, 15(7), 278-285.</w:t>
      </w:r>
    </w:p>
    <w:p w14:paraId="54697941" w14:textId="3BC45D14"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w:t>
      </w:r>
      <w:r w:rsidR="00EB2D11">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w:t>
      </w:r>
      <w:r w:rsidR="00FE5C94">
        <w:rPr>
          <w:rFonts w:ascii="Times New Roman" w:hAnsi="Times New Roman" w:cs="Times New Roman"/>
          <w:color w:val="222222"/>
          <w:sz w:val="24"/>
          <w:szCs w:val="24"/>
          <w:shd w:val="clear" w:color="auto" w:fill="FFFFFF"/>
        </w:rPr>
        <w:t>&amp;</w:t>
      </w:r>
      <w:r w:rsidR="00FE5C94" w:rsidRPr="008E002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Cain, M.L.</w:t>
      </w:r>
      <w:r w:rsidR="00FE5C94">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2003</w:t>
      </w:r>
      <w:r w:rsidR="00FE5C94">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Methods for estimating long‐distance dispersal. </w:t>
      </w:r>
      <w:r w:rsidRPr="00805A06">
        <w:rPr>
          <w:rFonts w:ascii="Times New Roman" w:hAnsi="Times New Roman" w:cs="Times New Roman"/>
          <w:i/>
          <w:iCs/>
          <w:color w:val="222222"/>
          <w:sz w:val="24"/>
          <w:szCs w:val="24"/>
          <w:shd w:val="clear" w:color="auto" w:fill="FFFFFF"/>
        </w:rPr>
        <w:t>Oikos</w:t>
      </w:r>
      <w:r w:rsidRPr="008E002A">
        <w:rPr>
          <w:rFonts w:ascii="Times New Roman" w:hAnsi="Times New Roman" w:cs="Times New Roman"/>
          <w:color w:val="222222"/>
          <w:sz w:val="24"/>
          <w:szCs w:val="24"/>
          <w:shd w:val="clear" w:color="auto" w:fill="FFFFFF"/>
        </w:rPr>
        <w:t>, 103(2), 261-273.</w:t>
      </w:r>
    </w:p>
    <w:p w14:paraId="6D5D8A0D" w14:textId="135A51EC"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w:t>
      </w:r>
      <w:r w:rsidR="00FE5C94">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2006</w:t>
      </w:r>
      <w:r w:rsidR="00FE5C94">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Long-distance dispersal of plants. </w:t>
      </w:r>
      <w:r w:rsidRPr="00805A06">
        <w:rPr>
          <w:rFonts w:ascii="Times New Roman" w:hAnsi="Times New Roman" w:cs="Times New Roman"/>
          <w:i/>
          <w:iCs/>
          <w:color w:val="222222"/>
          <w:sz w:val="24"/>
          <w:szCs w:val="24"/>
          <w:shd w:val="clear" w:color="auto" w:fill="FFFFFF"/>
        </w:rPr>
        <w:t>Science</w:t>
      </w:r>
      <w:r w:rsidRPr="008E002A">
        <w:rPr>
          <w:rFonts w:ascii="Times New Roman" w:hAnsi="Times New Roman" w:cs="Times New Roman"/>
          <w:color w:val="222222"/>
          <w:sz w:val="24"/>
          <w:szCs w:val="24"/>
          <w:shd w:val="clear" w:color="auto" w:fill="FFFFFF"/>
        </w:rPr>
        <w:t>, 313(5788), 786-788.</w:t>
      </w:r>
    </w:p>
    <w:p w14:paraId="73F64341" w14:textId="6EE9D6B7" w:rsidR="004A460C" w:rsidRPr="008E002A" w:rsidRDefault="004A460C"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4A460C">
        <w:rPr>
          <w:rFonts w:ascii="Times New Roman" w:hAnsi="Times New Roman" w:cs="Times New Roman"/>
          <w:color w:val="222222"/>
          <w:sz w:val="24"/>
          <w:szCs w:val="24"/>
          <w:shd w:val="clear" w:color="auto" w:fill="FFFFFF"/>
        </w:rPr>
        <w:t xml:space="preserve">Nathan, R., </w:t>
      </w:r>
      <w:proofErr w:type="spellStart"/>
      <w:r w:rsidRPr="004A460C">
        <w:rPr>
          <w:rFonts w:ascii="Times New Roman" w:hAnsi="Times New Roman" w:cs="Times New Roman"/>
          <w:color w:val="222222"/>
          <w:sz w:val="24"/>
          <w:szCs w:val="24"/>
          <w:shd w:val="clear" w:color="auto" w:fill="FFFFFF"/>
        </w:rPr>
        <w:t>Katul</w:t>
      </w:r>
      <w:proofErr w:type="spellEnd"/>
      <w:r w:rsidRPr="004A460C">
        <w:rPr>
          <w:rFonts w:ascii="Times New Roman" w:hAnsi="Times New Roman" w:cs="Times New Roman"/>
          <w:color w:val="222222"/>
          <w:sz w:val="24"/>
          <w:szCs w:val="24"/>
          <w:shd w:val="clear" w:color="auto" w:fill="FFFFFF"/>
        </w:rPr>
        <w:t xml:space="preserve">, G.G., </w:t>
      </w:r>
      <w:proofErr w:type="spellStart"/>
      <w:r w:rsidRPr="004A460C">
        <w:rPr>
          <w:rFonts w:ascii="Times New Roman" w:hAnsi="Times New Roman" w:cs="Times New Roman"/>
          <w:color w:val="222222"/>
          <w:sz w:val="24"/>
          <w:szCs w:val="24"/>
          <w:shd w:val="clear" w:color="auto" w:fill="FFFFFF"/>
        </w:rPr>
        <w:t>Bohrer</w:t>
      </w:r>
      <w:proofErr w:type="spellEnd"/>
      <w:r w:rsidRPr="004A460C">
        <w:rPr>
          <w:rFonts w:ascii="Times New Roman" w:hAnsi="Times New Roman" w:cs="Times New Roman"/>
          <w:color w:val="222222"/>
          <w:sz w:val="24"/>
          <w:szCs w:val="24"/>
          <w:shd w:val="clear" w:color="auto" w:fill="FFFFFF"/>
        </w:rPr>
        <w:t xml:space="preserve">, G., </w:t>
      </w:r>
      <w:proofErr w:type="spellStart"/>
      <w:r w:rsidRPr="004A460C">
        <w:rPr>
          <w:rFonts w:ascii="Times New Roman" w:hAnsi="Times New Roman" w:cs="Times New Roman"/>
          <w:color w:val="222222"/>
          <w:sz w:val="24"/>
          <w:szCs w:val="24"/>
          <w:shd w:val="clear" w:color="auto" w:fill="FFFFFF"/>
        </w:rPr>
        <w:t>Kuparinen</w:t>
      </w:r>
      <w:proofErr w:type="spellEnd"/>
      <w:r w:rsidRPr="004A460C">
        <w:rPr>
          <w:rFonts w:ascii="Times New Roman" w:hAnsi="Times New Roman" w:cs="Times New Roman"/>
          <w:color w:val="222222"/>
          <w:sz w:val="24"/>
          <w:szCs w:val="24"/>
          <w:shd w:val="clear" w:color="auto" w:fill="FFFFFF"/>
        </w:rPr>
        <w:t xml:space="preserve">, A., </w:t>
      </w:r>
      <w:proofErr w:type="spellStart"/>
      <w:r w:rsidRPr="004A460C">
        <w:rPr>
          <w:rFonts w:ascii="Times New Roman" w:hAnsi="Times New Roman" w:cs="Times New Roman"/>
          <w:color w:val="222222"/>
          <w:sz w:val="24"/>
          <w:szCs w:val="24"/>
          <w:shd w:val="clear" w:color="auto" w:fill="FFFFFF"/>
        </w:rPr>
        <w:t>Soons</w:t>
      </w:r>
      <w:proofErr w:type="spellEnd"/>
      <w:r w:rsidRPr="004A460C">
        <w:rPr>
          <w:rFonts w:ascii="Times New Roman" w:hAnsi="Times New Roman" w:cs="Times New Roman"/>
          <w:color w:val="222222"/>
          <w:sz w:val="24"/>
          <w:szCs w:val="24"/>
          <w:shd w:val="clear" w:color="auto" w:fill="FFFFFF"/>
        </w:rPr>
        <w:t xml:space="preserve">, M.B., Thompson, S.E., </w:t>
      </w:r>
      <w:proofErr w:type="spellStart"/>
      <w:r w:rsidRPr="004A460C">
        <w:rPr>
          <w:rFonts w:ascii="Times New Roman" w:hAnsi="Times New Roman" w:cs="Times New Roman"/>
          <w:color w:val="222222"/>
          <w:sz w:val="24"/>
          <w:szCs w:val="24"/>
          <w:shd w:val="clear" w:color="auto" w:fill="FFFFFF"/>
        </w:rPr>
        <w:t>Trakhtenbrot</w:t>
      </w:r>
      <w:proofErr w:type="spellEnd"/>
      <w:r w:rsidRPr="004A460C">
        <w:rPr>
          <w:rFonts w:ascii="Times New Roman" w:hAnsi="Times New Roman" w:cs="Times New Roman"/>
          <w:color w:val="222222"/>
          <w:sz w:val="24"/>
          <w:szCs w:val="24"/>
          <w:shd w:val="clear" w:color="auto" w:fill="FFFFFF"/>
        </w:rPr>
        <w:t>, A.</w:t>
      </w:r>
      <w:r w:rsidR="00EB2D11">
        <w:rPr>
          <w:rFonts w:ascii="Times New Roman" w:hAnsi="Times New Roman" w:cs="Times New Roman"/>
          <w:color w:val="222222"/>
          <w:sz w:val="24"/>
          <w:szCs w:val="24"/>
          <w:shd w:val="clear" w:color="auto" w:fill="FFFFFF"/>
        </w:rPr>
        <w:t>,</w:t>
      </w:r>
      <w:r w:rsidRPr="004A460C">
        <w:rPr>
          <w:rFonts w:ascii="Times New Roman" w:hAnsi="Times New Roman" w:cs="Times New Roman"/>
          <w:color w:val="222222"/>
          <w:sz w:val="24"/>
          <w:szCs w:val="24"/>
          <w:shd w:val="clear" w:color="auto" w:fill="FFFFFF"/>
        </w:rPr>
        <w:t xml:space="preserve"> &amp; Horn, H.S. (2011). Mechanistic models of seed dispersal by wind. </w:t>
      </w:r>
      <w:r w:rsidRPr="00805A06">
        <w:rPr>
          <w:rFonts w:ascii="Times New Roman" w:hAnsi="Times New Roman" w:cs="Times New Roman"/>
          <w:i/>
          <w:iCs/>
          <w:color w:val="222222"/>
          <w:sz w:val="24"/>
          <w:szCs w:val="24"/>
          <w:shd w:val="clear" w:color="auto" w:fill="FFFFFF"/>
        </w:rPr>
        <w:t>Theoretical Ecology</w:t>
      </w:r>
      <w:r w:rsidRPr="004A460C">
        <w:rPr>
          <w:rFonts w:ascii="Times New Roman" w:hAnsi="Times New Roman" w:cs="Times New Roman"/>
          <w:color w:val="222222"/>
          <w:sz w:val="24"/>
          <w:szCs w:val="24"/>
          <w:shd w:val="clear" w:color="auto" w:fill="FFFFFF"/>
        </w:rPr>
        <w:t>, 4(2), 113-132.</w:t>
      </w:r>
    </w:p>
    <w:p w14:paraId="0AB83B9B" w14:textId="32BACAC4"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Neubert, M.G. </w:t>
      </w:r>
      <w:r w:rsidR="00FE5C94">
        <w:rPr>
          <w:rFonts w:ascii="Times New Roman" w:hAnsi="Times New Roman" w:cs="Times New Roman"/>
          <w:color w:val="222222"/>
          <w:sz w:val="24"/>
          <w:szCs w:val="24"/>
          <w:shd w:val="clear" w:color="auto" w:fill="FFFFFF"/>
        </w:rPr>
        <w:t>&amp;</w:t>
      </w:r>
      <w:r w:rsidR="00FE5C94" w:rsidRPr="008E002A">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Caswell, H.</w:t>
      </w:r>
      <w:r w:rsidR="00FE5C94">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2000</w:t>
      </w:r>
      <w:r w:rsidR="00FE5C94">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Demography and dispersal: calculation and sensitivity analysis of invasion speed for structured populations. </w:t>
      </w:r>
      <w:r w:rsidRPr="00805A06">
        <w:rPr>
          <w:rFonts w:ascii="Times New Roman" w:hAnsi="Times New Roman" w:cs="Times New Roman"/>
          <w:i/>
          <w:iCs/>
          <w:color w:val="222222"/>
          <w:sz w:val="24"/>
          <w:szCs w:val="24"/>
          <w:shd w:val="clear" w:color="auto" w:fill="FFFFFF"/>
        </w:rPr>
        <w:t>Ecology</w:t>
      </w:r>
      <w:r w:rsidRPr="008E002A">
        <w:rPr>
          <w:rFonts w:ascii="Times New Roman" w:hAnsi="Times New Roman" w:cs="Times New Roman"/>
          <w:color w:val="222222"/>
          <w:sz w:val="24"/>
          <w:szCs w:val="24"/>
          <w:shd w:val="clear" w:color="auto" w:fill="FFFFFF"/>
        </w:rPr>
        <w:t>, 81(6), 1613-1628.</w:t>
      </w:r>
    </w:p>
    <w:p w14:paraId="58D3531E" w14:textId="7099609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Norghauer</w:t>
      </w:r>
      <w:proofErr w:type="spellEnd"/>
      <w:r w:rsidRPr="008E002A">
        <w:rPr>
          <w:rFonts w:ascii="Times New Roman" w:hAnsi="Times New Roman" w:cs="Times New Roman"/>
          <w:color w:val="222222"/>
          <w:sz w:val="24"/>
          <w:szCs w:val="24"/>
          <w:shd w:val="clear" w:color="auto" w:fill="FFFFFF"/>
        </w:rPr>
        <w:t>, J.M., Grogan, J., Malcolm, J.R.</w:t>
      </w:r>
      <w:r w:rsidR="00EB2D11">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w:t>
      </w:r>
      <w:r w:rsidR="00FE5C94">
        <w:rPr>
          <w:rFonts w:ascii="Times New Roman" w:hAnsi="Times New Roman" w:cs="Times New Roman"/>
          <w:color w:val="222222"/>
          <w:sz w:val="24"/>
          <w:szCs w:val="24"/>
          <w:shd w:val="clear" w:color="auto" w:fill="FFFFFF"/>
        </w:rPr>
        <w:t>&amp;</w:t>
      </w:r>
      <w:r w:rsidR="00FE5C94" w:rsidRPr="008E002A">
        <w:rPr>
          <w:rFonts w:ascii="Times New Roman" w:hAnsi="Times New Roman" w:cs="Times New Roman"/>
          <w:color w:val="222222"/>
          <w:sz w:val="24"/>
          <w:szCs w:val="24"/>
          <w:shd w:val="clear" w:color="auto" w:fill="FFFFFF"/>
        </w:rPr>
        <w:t xml:space="preserve"> </w:t>
      </w:r>
      <w:proofErr w:type="spellStart"/>
      <w:r w:rsidRPr="008E002A">
        <w:rPr>
          <w:rFonts w:ascii="Times New Roman" w:hAnsi="Times New Roman" w:cs="Times New Roman"/>
          <w:color w:val="222222"/>
          <w:sz w:val="24"/>
          <w:szCs w:val="24"/>
          <w:shd w:val="clear" w:color="auto" w:fill="FFFFFF"/>
        </w:rPr>
        <w:t>Felfili</w:t>
      </w:r>
      <w:proofErr w:type="spellEnd"/>
      <w:r w:rsidRPr="008E002A">
        <w:rPr>
          <w:rFonts w:ascii="Times New Roman" w:hAnsi="Times New Roman" w:cs="Times New Roman"/>
          <w:color w:val="222222"/>
          <w:sz w:val="24"/>
          <w:szCs w:val="24"/>
          <w:shd w:val="clear" w:color="auto" w:fill="FFFFFF"/>
        </w:rPr>
        <w:t>, J.M.</w:t>
      </w:r>
      <w:r w:rsidR="00FE5C94">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2010</w:t>
      </w:r>
      <w:r w:rsidR="00FE5C94">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Long-distance dispersal helps germinating mahogany seedlings escape defoliation by a specialist caterpillar. </w:t>
      </w:r>
      <w:proofErr w:type="spellStart"/>
      <w:r w:rsidRPr="00805A06">
        <w:rPr>
          <w:rFonts w:ascii="Times New Roman" w:hAnsi="Times New Roman" w:cs="Times New Roman"/>
          <w:i/>
          <w:iCs/>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162(2), 405-412.</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Raupach</w:t>
      </w:r>
      <w:proofErr w:type="spellEnd"/>
      <w:r w:rsidRPr="008E002A">
        <w:rPr>
          <w:rFonts w:ascii="Times New Roman" w:hAnsi="Times New Roman" w:cs="Times New Roman"/>
          <w:color w:val="222222"/>
          <w:sz w:val="24"/>
          <w:szCs w:val="24"/>
          <w:shd w:val="clear" w:color="auto" w:fill="FFFFFF"/>
        </w:rPr>
        <w:t xml:space="preserve">, M. R. (1994). Simplified expressions for vegetation roughness length and zero-plane displacement as functions of canopy height and area index. </w:t>
      </w:r>
      <w:r w:rsidRPr="00805A06">
        <w:rPr>
          <w:rFonts w:ascii="Times New Roman" w:hAnsi="Times New Roman" w:cs="Times New Roman"/>
          <w:i/>
          <w:iCs/>
          <w:color w:val="222222"/>
          <w:sz w:val="24"/>
          <w:szCs w:val="24"/>
          <w:shd w:val="clear" w:color="auto" w:fill="FFFFFF"/>
        </w:rPr>
        <w:t>Boundary-layer meteorology</w:t>
      </w:r>
      <w:r w:rsidRPr="008E002A">
        <w:rPr>
          <w:rFonts w:ascii="Times New Roman" w:hAnsi="Times New Roman" w:cs="Times New Roman"/>
          <w:color w:val="222222"/>
          <w:sz w:val="24"/>
          <w:szCs w:val="24"/>
          <w:shd w:val="clear" w:color="auto" w:fill="FFFFFF"/>
        </w:rPr>
        <w:t>, 71(1), 211-216.</w:t>
      </w:r>
    </w:p>
    <w:p w14:paraId="2DCB6732" w14:textId="1DF32C96"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05A06">
        <w:rPr>
          <w:rFonts w:ascii="Times New Roman" w:hAnsi="Times New Roman" w:cs="Times New Roman"/>
          <w:color w:val="222222"/>
          <w:sz w:val="24"/>
          <w:szCs w:val="24"/>
          <w:shd w:val="clear" w:color="auto" w:fill="FFFFFF"/>
        </w:rPr>
        <w:lastRenderedPageBreak/>
        <w:t xml:space="preserve">Rogers, H.S., Beckman, N.G., </w:t>
      </w:r>
      <w:proofErr w:type="spellStart"/>
      <w:r w:rsidRPr="00805A06">
        <w:rPr>
          <w:rFonts w:ascii="Times New Roman" w:hAnsi="Times New Roman" w:cs="Times New Roman"/>
          <w:color w:val="222222"/>
          <w:sz w:val="24"/>
          <w:szCs w:val="24"/>
          <w:shd w:val="clear" w:color="auto" w:fill="FFFFFF"/>
        </w:rPr>
        <w:t>Hartig</w:t>
      </w:r>
      <w:proofErr w:type="spellEnd"/>
      <w:r w:rsidRPr="00805A06">
        <w:rPr>
          <w:rFonts w:ascii="Times New Roman" w:hAnsi="Times New Roman" w:cs="Times New Roman"/>
          <w:color w:val="222222"/>
          <w:sz w:val="24"/>
          <w:szCs w:val="24"/>
          <w:shd w:val="clear" w:color="auto" w:fill="FFFFFF"/>
        </w:rPr>
        <w:t xml:space="preserve">, F., Johnson, J.S., </w:t>
      </w:r>
      <w:proofErr w:type="spellStart"/>
      <w:r w:rsidRPr="00805A06">
        <w:rPr>
          <w:rFonts w:ascii="Times New Roman" w:hAnsi="Times New Roman" w:cs="Times New Roman"/>
          <w:color w:val="222222"/>
          <w:sz w:val="24"/>
          <w:szCs w:val="24"/>
          <w:shd w:val="clear" w:color="auto" w:fill="FFFFFF"/>
        </w:rPr>
        <w:t>Pufal</w:t>
      </w:r>
      <w:proofErr w:type="spellEnd"/>
      <w:r w:rsidRPr="00805A06">
        <w:rPr>
          <w:rFonts w:ascii="Times New Roman" w:hAnsi="Times New Roman" w:cs="Times New Roman"/>
          <w:color w:val="222222"/>
          <w:sz w:val="24"/>
          <w:szCs w:val="24"/>
          <w:shd w:val="clear" w:color="auto" w:fill="FFFFFF"/>
        </w:rPr>
        <w:t xml:space="preserve">, G., Shea, K., </w:t>
      </w:r>
      <w:proofErr w:type="spellStart"/>
      <w:r w:rsidRPr="00805A06">
        <w:rPr>
          <w:rFonts w:ascii="Times New Roman" w:hAnsi="Times New Roman" w:cs="Times New Roman"/>
          <w:color w:val="222222"/>
          <w:sz w:val="24"/>
          <w:szCs w:val="24"/>
          <w:shd w:val="clear" w:color="auto" w:fill="FFFFFF"/>
        </w:rPr>
        <w:t>Zurell</w:t>
      </w:r>
      <w:proofErr w:type="spellEnd"/>
      <w:r w:rsidRPr="00805A06">
        <w:rPr>
          <w:rFonts w:ascii="Times New Roman" w:hAnsi="Times New Roman" w:cs="Times New Roman"/>
          <w:color w:val="222222"/>
          <w:sz w:val="24"/>
          <w:szCs w:val="24"/>
          <w:shd w:val="clear" w:color="auto" w:fill="FFFFFF"/>
        </w:rPr>
        <w:t>, D., Bullock, J.M., Cantrell, R.S., Loiselle, B.</w:t>
      </w:r>
      <w:r w:rsidR="00EB2D11">
        <w:rPr>
          <w:rFonts w:ascii="Times New Roman" w:hAnsi="Times New Roman" w:cs="Times New Roman"/>
          <w:color w:val="222222"/>
          <w:sz w:val="24"/>
          <w:szCs w:val="24"/>
          <w:shd w:val="clear" w:color="auto" w:fill="FFFFFF"/>
        </w:rPr>
        <w:t>,</w:t>
      </w:r>
      <w:r w:rsidRPr="00805A06">
        <w:rPr>
          <w:rFonts w:ascii="Times New Roman" w:hAnsi="Times New Roman" w:cs="Times New Roman"/>
          <w:color w:val="222222"/>
          <w:sz w:val="24"/>
          <w:szCs w:val="24"/>
          <w:shd w:val="clear" w:color="auto" w:fill="FFFFFF"/>
        </w:rPr>
        <w:t xml:space="preserve"> </w:t>
      </w:r>
      <w:r w:rsidR="00FE5C94" w:rsidRPr="00805A06">
        <w:rPr>
          <w:rFonts w:ascii="Times New Roman" w:hAnsi="Times New Roman" w:cs="Times New Roman"/>
          <w:color w:val="222222"/>
          <w:sz w:val="24"/>
          <w:szCs w:val="24"/>
          <w:shd w:val="clear" w:color="auto" w:fill="FFFFFF"/>
        </w:rPr>
        <w:t>&amp;</w:t>
      </w:r>
      <w:r w:rsidR="00FE5C94" w:rsidRPr="00805A06">
        <w:rPr>
          <w:rFonts w:ascii="Times New Roman" w:hAnsi="Times New Roman" w:cs="Times New Roman"/>
          <w:color w:val="222222"/>
          <w:sz w:val="24"/>
          <w:szCs w:val="24"/>
          <w:shd w:val="clear" w:color="auto" w:fill="FFFFFF"/>
        </w:rPr>
        <w:t xml:space="preserve"> </w:t>
      </w:r>
      <w:proofErr w:type="spellStart"/>
      <w:r w:rsidRPr="00805A06">
        <w:rPr>
          <w:rFonts w:ascii="Times New Roman" w:hAnsi="Times New Roman" w:cs="Times New Roman"/>
          <w:color w:val="222222"/>
          <w:sz w:val="24"/>
          <w:szCs w:val="24"/>
          <w:shd w:val="clear" w:color="auto" w:fill="FFFFFF"/>
        </w:rPr>
        <w:t>Pejchar</w:t>
      </w:r>
      <w:proofErr w:type="spellEnd"/>
      <w:r w:rsidRPr="00805A06">
        <w:rPr>
          <w:rFonts w:ascii="Times New Roman" w:hAnsi="Times New Roman" w:cs="Times New Roman"/>
          <w:color w:val="222222"/>
          <w:sz w:val="24"/>
          <w:szCs w:val="24"/>
          <w:shd w:val="clear" w:color="auto" w:fill="FFFFFF"/>
        </w:rPr>
        <w:t>, L.</w:t>
      </w:r>
      <w:r w:rsidR="00FE5C94" w:rsidRPr="00805A06">
        <w:rPr>
          <w:rFonts w:ascii="Times New Roman" w:hAnsi="Times New Roman" w:cs="Times New Roman"/>
          <w:color w:val="222222"/>
          <w:sz w:val="24"/>
          <w:szCs w:val="24"/>
          <w:shd w:val="clear" w:color="auto" w:fill="FFFFFF"/>
        </w:rPr>
        <w:t xml:space="preserve"> (</w:t>
      </w:r>
      <w:r w:rsidRPr="00805A06">
        <w:rPr>
          <w:rFonts w:ascii="Times New Roman" w:hAnsi="Times New Roman" w:cs="Times New Roman"/>
          <w:color w:val="222222"/>
          <w:sz w:val="24"/>
          <w:szCs w:val="24"/>
          <w:shd w:val="clear" w:color="auto" w:fill="FFFFFF"/>
        </w:rPr>
        <w:t>2019</w:t>
      </w:r>
      <w:r w:rsidR="00FE5C94" w:rsidRPr="00805A06">
        <w:rPr>
          <w:rFonts w:ascii="Times New Roman" w:hAnsi="Times New Roman" w:cs="Times New Roman"/>
          <w:color w:val="222222"/>
          <w:sz w:val="24"/>
          <w:szCs w:val="24"/>
          <w:shd w:val="clear" w:color="auto" w:fill="FFFFFF"/>
        </w:rPr>
        <w:t>)</w:t>
      </w:r>
      <w:r w:rsidRPr="00805A06">
        <w:rPr>
          <w:rFonts w:ascii="Times New Roman" w:hAnsi="Times New Roman" w:cs="Times New Roman"/>
          <w:color w:val="222222"/>
          <w:sz w:val="24"/>
          <w:szCs w:val="24"/>
          <w:shd w:val="clear" w:color="auto" w:fill="FFFFFF"/>
        </w:rPr>
        <w:t xml:space="preserve">. The total dispersal kernel: a review and future directions. </w:t>
      </w:r>
      <w:proofErr w:type="spellStart"/>
      <w:r w:rsidRPr="00805A06">
        <w:rPr>
          <w:rFonts w:ascii="Times New Roman" w:hAnsi="Times New Roman" w:cs="Times New Roman"/>
          <w:i/>
          <w:iCs/>
          <w:color w:val="222222"/>
          <w:sz w:val="24"/>
          <w:szCs w:val="24"/>
          <w:shd w:val="clear" w:color="auto" w:fill="FFFFFF"/>
        </w:rPr>
        <w:t>AoB</w:t>
      </w:r>
      <w:proofErr w:type="spellEnd"/>
      <w:r w:rsidRPr="00805A06">
        <w:rPr>
          <w:rFonts w:ascii="Times New Roman" w:hAnsi="Times New Roman" w:cs="Times New Roman"/>
          <w:i/>
          <w:iCs/>
          <w:color w:val="222222"/>
          <w:sz w:val="24"/>
          <w:szCs w:val="24"/>
          <w:shd w:val="clear" w:color="auto" w:fill="FFFFFF"/>
        </w:rPr>
        <w:t xml:space="preserve"> Plants</w:t>
      </w:r>
      <w:r w:rsidRPr="00805A06">
        <w:rPr>
          <w:rFonts w:ascii="Times New Roman" w:hAnsi="Times New Roman" w:cs="Times New Roman"/>
          <w:color w:val="222222"/>
          <w:sz w:val="24"/>
          <w:szCs w:val="24"/>
          <w:shd w:val="clear" w:color="auto" w:fill="FFFFFF"/>
        </w:rPr>
        <w:t>, 11(5), p.plz042.</w:t>
      </w:r>
    </w:p>
    <w:p w14:paraId="6F42C04E" w14:textId="15022C85"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&amp; Shea, K. (2007). Dispersal patterns, dispersal mechanisms, and invasion wave speeds for invasive thistles. </w:t>
      </w:r>
      <w:r w:rsidRPr="00805A06">
        <w:rPr>
          <w:rFonts w:ascii="Times New Roman" w:hAnsi="Times New Roman" w:cs="Times New Roman"/>
          <w:i/>
          <w:iCs/>
          <w:color w:val="222222"/>
          <w:sz w:val="24"/>
          <w:szCs w:val="24"/>
          <w:shd w:val="clear" w:color="auto" w:fill="FFFFFF"/>
        </w:rPr>
        <w:t>The American Naturalist</w:t>
      </w:r>
      <w:r w:rsidRPr="008E002A">
        <w:rPr>
          <w:rFonts w:ascii="Times New Roman" w:hAnsi="Times New Roman" w:cs="Times New Roman"/>
          <w:color w:val="222222"/>
          <w:sz w:val="24"/>
          <w:szCs w:val="24"/>
          <w:shd w:val="clear" w:color="auto" w:fill="FFFFFF"/>
        </w:rPr>
        <w: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Silverman, E. J.,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Are the best dispersers the best colonizers? Seed mass, </w:t>
      </w:r>
      <w:proofErr w:type="gramStart"/>
      <w:r w:rsidRPr="008E002A">
        <w:rPr>
          <w:rFonts w:ascii="Times New Roman" w:hAnsi="Times New Roman" w:cs="Times New Roman"/>
          <w:color w:val="222222"/>
          <w:sz w:val="24"/>
          <w:szCs w:val="24"/>
          <w:shd w:val="clear" w:color="auto" w:fill="FFFFFF"/>
        </w:rPr>
        <w:t>dispersal</w:t>
      </w:r>
      <w:proofErr w:type="gramEnd"/>
      <w:r w:rsidRPr="008E002A">
        <w:rPr>
          <w:rFonts w:ascii="Times New Roman" w:hAnsi="Times New Roman" w:cs="Times New Roman"/>
          <w:color w:val="222222"/>
          <w:sz w:val="24"/>
          <w:szCs w:val="24"/>
          <w:shd w:val="clear" w:color="auto" w:fill="FFFFFF"/>
        </w:rPr>
        <w:t xml:space="preserve"> and establishment in Carduus thistles. </w:t>
      </w:r>
      <w:r w:rsidRPr="00805A06">
        <w:rPr>
          <w:rFonts w:ascii="Times New Roman" w:hAnsi="Times New Roman" w:cs="Times New Roman"/>
          <w:i/>
          <w:iCs/>
          <w:color w:val="222222"/>
          <w:sz w:val="24"/>
          <w:szCs w:val="24"/>
          <w:shd w:val="clear" w:color="auto" w:fill="FFFFFF"/>
        </w:rPr>
        <w:t>Evolutionary Ecology</w:t>
      </w:r>
      <w:r w:rsidRPr="008E002A">
        <w:rPr>
          <w:rFonts w:ascii="Times New Roman" w:hAnsi="Times New Roman" w:cs="Times New Roman"/>
          <w:color w:val="222222"/>
          <w:sz w:val="24"/>
          <w:szCs w:val="24"/>
          <w:shd w:val="clear" w:color="auto" w:fill="FFFFFF"/>
        </w:rPr>
        <w:t>,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Skinner, K., Smith, L., &amp; Rice, P. (2000). Using noxious weed lists to prioritize targets for developing weed management strategies. </w:t>
      </w:r>
      <w:r w:rsidRPr="00805A06">
        <w:rPr>
          <w:rFonts w:ascii="Times New Roman" w:hAnsi="Times New Roman" w:cs="Times New Roman"/>
          <w:i/>
          <w:iCs/>
          <w:color w:val="222222"/>
          <w:sz w:val="24"/>
          <w:szCs w:val="24"/>
          <w:shd w:val="clear" w:color="auto" w:fill="FFFFFF"/>
        </w:rPr>
        <w:t>Weed Science</w:t>
      </w:r>
      <w:r w:rsidRPr="008E002A">
        <w:rPr>
          <w:rFonts w:ascii="Times New Roman" w:hAnsi="Times New Roman" w:cs="Times New Roman"/>
          <w:color w:val="222222"/>
          <w:sz w:val="24"/>
          <w:szCs w:val="24"/>
          <w:shd w:val="clear" w:color="auto" w:fill="FFFFFF"/>
        </w:rPr>
        <w:t>, 48(5), 640-644.</w:t>
      </w:r>
    </w:p>
    <w:p w14:paraId="79F14B22" w14:textId="0F729C5F"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05A06">
        <w:rPr>
          <w:rFonts w:ascii="Times New Roman" w:hAnsi="Times New Roman" w:cs="Times New Roman"/>
          <w:color w:val="222222"/>
          <w:sz w:val="24"/>
          <w:szCs w:val="24"/>
          <w:shd w:val="clear" w:color="auto" w:fill="FFFFFF"/>
        </w:rPr>
        <w:t>Snell, R.S., Beckman, N.G., Fricke, E., Loiselle, B.A., Carvalho, C.S., Jones, L.R., Lichti, N.I., Lustenhouwer, N., Schreiber, S.J., Strickland, C. and Sullivan, L.L.</w:t>
      </w:r>
      <w:r w:rsidR="00FE5C94" w:rsidRPr="00805A06">
        <w:rPr>
          <w:rFonts w:ascii="Times New Roman" w:hAnsi="Times New Roman" w:cs="Times New Roman"/>
          <w:color w:val="222222"/>
          <w:sz w:val="24"/>
          <w:szCs w:val="24"/>
          <w:shd w:val="clear" w:color="auto" w:fill="FFFFFF"/>
        </w:rPr>
        <w:t xml:space="preserve"> (</w:t>
      </w:r>
      <w:r w:rsidRPr="00805A06">
        <w:rPr>
          <w:rFonts w:ascii="Times New Roman" w:hAnsi="Times New Roman" w:cs="Times New Roman"/>
          <w:color w:val="222222"/>
          <w:sz w:val="24"/>
          <w:szCs w:val="24"/>
          <w:shd w:val="clear" w:color="auto" w:fill="FFFFFF"/>
        </w:rPr>
        <w:t>2019</w:t>
      </w:r>
      <w:r w:rsidR="00FE5C94" w:rsidRPr="00805A06">
        <w:rPr>
          <w:rFonts w:ascii="Times New Roman" w:hAnsi="Times New Roman" w:cs="Times New Roman"/>
          <w:color w:val="222222"/>
          <w:sz w:val="24"/>
          <w:szCs w:val="24"/>
          <w:shd w:val="clear" w:color="auto" w:fill="FFFFFF"/>
        </w:rPr>
        <w:t>)</w:t>
      </w:r>
      <w:r w:rsidRPr="00805A06">
        <w:rPr>
          <w:rFonts w:ascii="Times New Roman" w:hAnsi="Times New Roman" w:cs="Times New Roman"/>
          <w:color w:val="222222"/>
          <w:sz w:val="24"/>
          <w:szCs w:val="24"/>
          <w:shd w:val="clear" w:color="auto" w:fill="FFFFFF"/>
        </w:rPr>
        <w:t xml:space="preserve">. Consequences of intraspecific variation in seed dispersal for plant demography, communities, </w:t>
      </w:r>
      <w:proofErr w:type="gramStart"/>
      <w:r w:rsidRPr="00805A06">
        <w:rPr>
          <w:rFonts w:ascii="Times New Roman" w:hAnsi="Times New Roman" w:cs="Times New Roman"/>
          <w:color w:val="222222"/>
          <w:sz w:val="24"/>
          <w:szCs w:val="24"/>
          <w:shd w:val="clear" w:color="auto" w:fill="FFFFFF"/>
        </w:rPr>
        <w:t>evolution</w:t>
      </w:r>
      <w:proofErr w:type="gramEnd"/>
      <w:r w:rsidRPr="00805A06">
        <w:rPr>
          <w:rFonts w:ascii="Times New Roman" w:hAnsi="Times New Roman" w:cs="Times New Roman"/>
          <w:color w:val="222222"/>
          <w:sz w:val="24"/>
          <w:szCs w:val="24"/>
          <w:shd w:val="clear" w:color="auto" w:fill="FFFFFF"/>
        </w:rPr>
        <w:t xml:space="preserve"> and global change. </w:t>
      </w:r>
      <w:proofErr w:type="spellStart"/>
      <w:r w:rsidRPr="00805A06">
        <w:rPr>
          <w:rFonts w:ascii="Times New Roman" w:hAnsi="Times New Roman" w:cs="Times New Roman"/>
          <w:i/>
          <w:iCs/>
          <w:color w:val="222222"/>
          <w:sz w:val="24"/>
          <w:szCs w:val="24"/>
          <w:shd w:val="clear" w:color="auto" w:fill="FFFFFF"/>
        </w:rPr>
        <w:t>AoB</w:t>
      </w:r>
      <w:proofErr w:type="spellEnd"/>
      <w:r w:rsidRPr="00805A06">
        <w:rPr>
          <w:rFonts w:ascii="Times New Roman" w:hAnsi="Times New Roman" w:cs="Times New Roman"/>
          <w:i/>
          <w:iCs/>
          <w:color w:val="222222"/>
          <w:sz w:val="24"/>
          <w:szCs w:val="24"/>
          <w:shd w:val="clear" w:color="auto" w:fill="FFFFFF"/>
        </w:rPr>
        <w:t xml:space="preserve"> Plants</w:t>
      </w:r>
      <w:r w:rsidRPr="00805A06">
        <w:rPr>
          <w:rFonts w:ascii="Times New Roman" w:hAnsi="Times New Roman" w:cs="Times New Roman"/>
          <w:color w:val="222222"/>
          <w:sz w:val="24"/>
          <w:szCs w:val="24"/>
          <w:shd w:val="clear" w:color="auto" w:fill="FFFFFF"/>
        </w:rPr>
        <w:t>, 11(4), p.plz016.</w:t>
      </w:r>
    </w:p>
    <w:p w14:paraId="38DC53F5" w14:textId="0257F4B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M.B., Nathan, R.</w:t>
      </w:r>
      <w:r w:rsidR="00EB2D11">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w:t>
      </w:r>
      <w:r w:rsidR="00D34765">
        <w:rPr>
          <w:rFonts w:ascii="Times New Roman" w:hAnsi="Times New Roman" w:cs="Times New Roman"/>
          <w:color w:val="222222"/>
          <w:sz w:val="24"/>
          <w:szCs w:val="24"/>
          <w:shd w:val="clear" w:color="auto" w:fill="FFFFFF"/>
        </w:rPr>
        <w:t>&amp;</w:t>
      </w:r>
      <w:r w:rsidR="00D34765" w:rsidRPr="008E002A">
        <w:rPr>
          <w:rFonts w:ascii="Times New Roman" w:hAnsi="Times New Roman" w:cs="Times New Roman"/>
          <w:color w:val="222222"/>
          <w:sz w:val="24"/>
          <w:szCs w:val="24"/>
          <w:shd w:val="clear" w:color="auto" w:fill="FFFFFF"/>
        </w:rPr>
        <w:t xml:space="preserve">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G.G.</w:t>
      </w:r>
      <w:r w:rsidR="00D34765">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2004</w:t>
      </w:r>
      <w:r w:rsidR="00D34765">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Human effects on long‐distance wind dispersal and colonization by grassland plants. </w:t>
      </w:r>
      <w:r w:rsidRPr="00805A06">
        <w:rPr>
          <w:rFonts w:ascii="Times New Roman" w:hAnsi="Times New Roman" w:cs="Times New Roman"/>
          <w:i/>
          <w:iCs/>
          <w:color w:val="222222"/>
          <w:sz w:val="24"/>
          <w:szCs w:val="24"/>
          <w:shd w:val="clear" w:color="auto" w:fill="FFFFFF"/>
        </w:rPr>
        <w:t>Ecology</w:t>
      </w:r>
      <w:r w:rsidRPr="008E002A">
        <w:rPr>
          <w:rFonts w:ascii="Times New Roman" w:hAnsi="Times New Roman" w:cs="Times New Roman"/>
          <w:color w:val="222222"/>
          <w:sz w:val="24"/>
          <w:szCs w:val="24"/>
          <w:shd w:val="clear" w:color="auto" w:fill="FFFFFF"/>
        </w:rPr>
        <w:t>, 85(11), 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Teller, B. J., Zhang, R., &amp; Shea, K. (2016). Seed release in a changing climate: initiation of movement increases spread of an invasive species under simulated climate warming. </w:t>
      </w:r>
      <w:r w:rsidRPr="00805A06">
        <w:rPr>
          <w:rFonts w:ascii="Times New Roman" w:hAnsi="Times New Roman" w:cs="Times New Roman"/>
          <w:i/>
          <w:iCs/>
          <w:color w:val="222222"/>
          <w:sz w:val="24"/>
          <w:szCs w:val="24"/>
          <w:shd w:val="clear" w:color="auto" w:fill="FFFFFF"/>
        </w:rPr>
        <w:t>Diversity and Distributions</w:t>
      </w:r>
      <w:r w:rsidRPr="008E002A">
        <w:rPr>
          <w:rFonts w:ascii="Times New Roman" w:hAnsi="Times New Roman" w:cs="Times New Roman"/>
          <w:color w:val="222222"/>
          <w:sz w:val="24"/>
          <w:szCs w:val="24"/>
          <w:shd w:val="clear" w:color="auto" w:fill="FFFFFF"/>
        </w:rPr>
        <w:t>, 22(6), 708-716.</w:t>
      </w:r>
    </w:p>
    <w:p w14:paraId="133A267D" w14:textId="6A263522"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Trumble</w:t>
      </w:r>
      <w:proofErr w:type="spellEnd"/>
      <w:r w:rsidRPr="008E002A">
        <w:rPr>
          <w:rFonts w:ascii="Times New Roman" w:hAnsi="Times New Roman" w:cs="Times New Roman"/>
          <w:color w:val="222222"/>
          <w:sz w:val="24"/>
          <w:szCs w:val="24"/>
          <w:shd w:val="clear" w:color="auto" w:fill="FFFFFF"/>
        </w:rPr>
        <w:t xml:space="preserve">, J.T. </w:t>
      </w:r>
      <w:r w:rsidR="00D34765">
        <w:rPr>
          <w:rFonts w:ascii="Times New Roman" w:hAnsi="Times New Roman" w:cs="Times New Roman"/>
          <w:color w:val="222222"/>
          <w:sz w:val="24"/>
          <w:szCs w:val="24"/>
          <w:shd w:val="clear" w:color="auto" w:fill="FFFFFF"/>
        </w:rPr>
        <w:t>&amp;</w:t>
      </w:r>
      <w:r w:rsidR="00D34765" w:rsidRPr="008E002A">
        <w:rPr>
          <w:rFonts w:ascii="Times New Roman" w:hAnsi="Times New Roman" w:cs="Times New Roman"/>
          <w:color w:val="222222"/>
          <w:sz w:val="24"/>
          <w:szCs w:val="24"/>
          <w:shd w:val="clear" w:color="auto" w:fill="FFFFFF"/>
        </w:rPr>
        <w:t xml:space="preserve"> </w:t>
      </w:r>
      <w:proofErr w:type="spellStart"/>
      <w:r w:rsidRPr="008E002A">
        <w:rPr>
          <w:rFonts w:ascii="Times New Roman" w:hAnsi="Times New Roman" w:cs="Times New Roman"/>
          <w:color w:val="222222"/>
          <w:sz w:val="24"/>
          <w:szCs w:val="24"/>
          <w:shd w:val="clear" w:color="auto" w:fill="FFFFFF"/>
        </w:rPr>
        <w:t>Kok</w:t>
      </w:r>
      <w:proofErr w:type="spellEnd"/>
      <w:r w:rsidRPr="008E002A">
        <w:rPr>
          <w:rFonts w:ascii="Times New Roman" w:hAnsi="Times New Roman" w:cs="Times New Roman"/>
          <w:color w:val="222222"/>
          <w:sz w:val="24"/>
          <w:szCs w:val="24"/>
          <w:shd w:val="clear" w:color="auto" w:fill="FFFFFF"/>
        </w:rPr>
        <w:t>, L.T.</w:t>
      </w:r>
      <w:r w:rsidR="00D34765">
        <w:rPr>
          <w:rFonts w:ascii="Times New Roman" w:hAnsi="Times New Roman" w:cs="Times New Roman"/>
          <w:color w:val="222222"/>
          <w:sz w:val="24"/>
          <w:szCs w:val="24"/>
          <w:shd w:val="clear" w:color="auto" w:fill="FFFFFF"/>
        </w:rPr>
        <w:t xml:space="preserve"> (</w:t>
      </w:r>
      <w:r w:rsidRPr="008E002A">
        <w:rPr>
          <w:rFonts w:ascii="Times New Roman" w:hAnsi="Times New Roman" w:cs="Times New Roman"/>
          <w:color w:val="222222"/>
          <w:sz w:val="24"/>
          <w:szCs w:val="24"/>
          <w:shd w:val="clear" w:color="auto" w:fill="FFFFFF"/>
        </w:rPr>
        <w:t>1982</w:t>
      </w:r>
      <w:r w:rsidR="00D34765">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 Integrated pest management techniques in thistle suppression in pastures of North America. </w:t>
      </w:r>
      <w:r w:rsidRPr="00805A06">
        <w:rPr>
          <w:rFonts w:ascii="Times New Roman" w:hAnsi="Times New Roman" w:cs="Times New Roman"/>
          <w:i/>
          <w:iCs/>
          <w:color w:val="222222"/>
          <w:sz w:val="24"/>
          <w:szCs w:val="24"/>
          <w:shd w:val="clear" w:color="auto" w:fill="FFFFFF"/>
        </w:rPr>
        <w:t>Weed Research</w:t>
      </w:r>
      <w:r w:rsidRPr="008E002A">
        <w:rPr>
          <w:rFonts w:ascii="Times New Roman" w:hAnsi="Times New Roman" w:cs="Times New Roman"/>
          <w:color w:val="222222"/>
          <w:sz w:val="24"/>
          <w:szCs w:val="24"/>
          <w:shd w:val="clear" w:color="auto" w:fill="FFFFFF"/>
        </w:rPr>
        <w:t>, 22(6), 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Wiernga</w:t>
      </w:r>
      <w:proofErr w:type="spellEnd"/>
      <w:r w:rsidRPr="008E002A">
        <w:rPr>
          <w:rFonts w:ascii="Times New Roman" w:hAnsi="Times New Roman" w:cs="Times New Roman"/>
          <w:color w:val="222222"/>
          <w:sz w:val="24"/>
          <w:szCs w:val="24"/>
          <w:shd w:val="clear" w:color="auto" w:fill="FFFFFF"/>
        </w:rPr>
        <w:t xml:space="preserve">, J. (1993). Representative roughness parameters for homogeneous terrain. </w:t>
      </w:r>
      <w:r w:rsidRPr="00805A06">
        <w:rPr>
          <w:rFonts w:ascii="Times New Roman" w:hAnsi="Times New Roman" w:cs="Times New Roman"/>
          <w:i/>
          <w:iCs/>
          <w:color w:val="222222"/>
          <w:sz w:val="24"/>
          <w:szCs w:val="24"/>
          <w:shd w:val="clear" w:color="auto" w:fill="FFFFFF"/>
        </w:rPr>
        <w:t>Boundary-Layer Meteorology</w:t>
      </w:r>
      <w:r w:rsidRPr="008E002A">
        <w:rPr>
          <w:rFonts w:ascii="Times New Roman" w:hAnsi="Times New Roman" w:cs="Times New Roman"/>
          <w:color w:val="222222"/>
          <w:sz w:val="24"/>
          <w:szCs w:val="24"/>
          <w:shd w:val="clear" w:color="auto" w:fill="FFFFFF"/>
        </w:rPr>
        <w:t>,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05A06">
        <w:rPr>
          <w:rFonts w:ascii="Times New Roman" w:hAnsi="Times New Roman" w:cs="Times New Roman"/>
          <w:color w:val="222222"/>
          <w:sz w:val="24"/>
          <w:szCs w:val="24"/>
          <w:shd w:val="clear" w:color="auto" w:fill="FFFFFF"/>
        </w:rPr>
        <w:t xml:space="preserve">Zhang, R., </w:t>
      </w:r>
      <w:proofErr w:type="spellStart"/>
      <w:r w:rsidRPr="00805A06">
        <w:rPr>
          <w:rFonts w:ascii="Times New Roman" w:hAnsi="Times New Roman" w:cs="Times New Roman"/>
          <w:color w:val="222222"/>
          <w:sz w:val="24"/>
          <w:szCs w:val="24"/>
          <w:shd w:val="clear" w:color="auto" w:fill="FFFFFF"/>
        </w:rPr>
        <w:t>Jongejans</w:t>
      </w:r>
      <w:proofErr w:type="spellEnd"/>
      <w:r w:rsidRPr="00805A06">
        <w:rPr>
          <w:rFonts w:ascii="Times New Roman" w:hAnsi="Times New Roman" w:cs="Times New Roman"/>
          <w:color w:val="222222"/>
          <w:sz w:val="24"/>
          <w:szCs w:val="24"/>
          <w:shd w:val="clear" w:color="auto" w:fill="FFFFFF"/>
        </w:rPr>
        <w:t xml:space="preserve">, E., &amp; Shea, K. (2011). Warming increases the spread of an invasive thistle. </w:t>
      </w:r>
      <w:proofErr w:type="spellStart"/>
      <w:r w:rsidRPr="00805A06">
        <w:rPr>
          <w:rFonts w:ascii="Times New Roman" w:hAnsi="Times New Roman" w:cs="Times New Roman"/>
          <w:i/>
          <w:iCs/>
          <w:color w:val="222222"/>
          <w:sz w:val="24"/>
          <w:szCs w:val="24"/>
          <w:shd w:val="clear" w:color="auto" w:fill="FFFFFF"/>
        </w:rPr>
        <w:t>PLoS</w:t>
      </w:r>
      <w:proofErr w:type="spellEnd"/>
      <w:r w:rsidRPr="00805A06">
        <w:rPr>
          <w:rFonts w:ascii="Times New Roman" w:hAnsi="Times New Roman" w:cs="Times New Roman"/>
          <w:i/>
          <w:iCs/>
          <w:color w:val="222222"/>
          <w:sz w:val="24"/>
          <w:szCs w:val="24"/>
          <w:shd w:val="clear" w:color="auto" w:fill="FFFFFF"/>
        </w:rPr>
        <w:t xml:space="preserve"> One</w:t>
      </w:r>
      <w:r w:rsidRPr="00805A06">
        <w:rPr>
          <w:rFonts w:ascii="Times New Roman" w:hAnsi="Times New Roman" w:cs="Times New Roman"/>
          <w:color w:val="222222"/>
          <w:sz w:val="24"/>
          <w:szCs w:val="24"/>
          <w:shd w:val="clear" w:color="auto" w:fill="FFFFFF"/>
        </w:rPr>
        <w:t>,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Zhang, R., Post, E., &amp; Shea, K. (2012). Warming leads to divergent responses but similarly improved performance of two invasive thistles. </w:t>
      </w:r>
      <w:r w:rsidRPr="00805A06">
        <w:rPr>
          <w:rFonts w:ascii="Times New Roman" w:hAnsi="Times New Roman" w:cs="Times New Roman"/>
          <w:i/>
          <w:iCs/>
          <w:color w:val="222222"/>
          <w:sz w:val="24"/>
          <w:szCs w:val="24"/>
          <w:shd w:val="clear" w:color="auto" w:fill="FFFFFF"/>
        </w:rPr>
        <w:t>Population ecology</w:t>
      </w:r>
      <w:r w:rsidRPr="008E002A">
        <w:rPr>
          <w:rFonts w:ascii="Times New Roman" w:hAnsi="Times New Roman" w:cs="Times New Roman"/>
          <w:color w:val="222222"/>
          <w:sz w:val="24"/>
          <w:szCs w:val="24"/>
          <w:shd w:val="clear" w:color="auto" w:fill="FFFFFF"/>
        </w:rPr>
        <w:t>, 54(4), 583-589.</w:t>
      </w:r>
    </w:p>
    <w:p w14:paraId="03A57AD7" w14:textId="3476E961"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Ziska, L</w:t>
      </w:r>
      <w:r w:rsidR="00D34765">
        <w:rPr>
          <w:rFonts w:ascii="Times New Roman" w:hAnsi="Times New Roman" w:cs="Times New Roman"/>
          <w:color w:val="222222"/>
          <w:sz w:val="24"/>
          <w:szCs w:val="24"/>
          <w:shd w:val="clear" w:color="auto" w:fill="FFFFFF"/>
        </w:rPr>
        <w:t>.</w:t>
      </w:r>
      <w:r w:rsidRPr="008E002A">
        <w:rPr>
          <w:rFonts w:ascii="Times New Roman" w:hAnsi="Times New Roman" w:cs="Times New Roman"/>
          <w:color w:val="222222"/>
          <w:sz w:val="24"/>
          <w:szCs w:val="24"/>
          <w:shd w:val="clear" w:color="auto" w:fill="FFFFFF"/>
        </w:rPr>
        <w:t xml:space="preserve">H., Blumenthal, D.M., </w:t>
      </w:r>
      <w:proofErr w:type="spellStart"/>
      <w:r w:rsidRPr="008E002A">
        <w:rPr>
          <w:rFonts w:ascii="Times New Roman" w:hAnsi="Times New Roman" w:cs="Times New Roman"/>
          <w:color w:val="222222"/>
          <w:sz w:val="24"/>
          <w:szCs w:val="24"/>
          <w:shd w:val="clear" w:color="auto" w:fill="FFFFFF"/>
        </w:rPr>
        <w:t>Runion</w:t>
      </w:r>
      <w:proofErr w:type="spellEnd"/>
      <w:r w:rsidRPr="008E002A">
        <w:rPr>
          <w:rFonts w:ascii="Times New Roman" w:hAnsi="Times New Roman" w:cs="Times New Roman"/>
          <w:color w:val="222222"/>
          <w:sz w:val="24"/>
          <w:szCs w:val="24"/>
          <w:shd w:val="clear" w:color="auto" w:fill="FFFFFF"/>
        </w:rPr>
        <w:t>, G.B., Hunt, E.R., &amp; Diaz-</w:t>
      </w:r>
      <w:proofErr w:type="spellStart"/>
      <w:r w:rsidRPr="008E002A">
        <w:rPr>
          <w:rFonts w:ascii="Times New Roman" w:hAnsi="Times New Roman" w:cs="Times New Roman"/>
          <w:color w:val="222222"/>
          <w:sz w:val="24"/>
          <w:szCs w:val="24"/>
          <w:shd w:val="clear" w:color="auto" w:fill="FFFFFF"/>
        </w:rPr>
        <w:t>Soltero</w:t>
      </w:r>
      <w:proofErr w:type="spellEnd"/>
      <w:r w:rsidRPr="008E002A">
        <w:rPr>
          <w:rFonts w:ascii="Times New Roman" w:hAnsi="Times New Roman" w:cs="Times New Roman"/>
          <w:color w:val="222222"/>
          <w:sz w:val="24"/>
          <w:szCs w:val="24"/>
          <w:shd w:val="clear" w:color="auto" w:fill="FFFFFF"/>
        </w:rPr>
        <w:t>,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2D5716A0" w:rsidR="008E002A" w:rsidRPr="00106686" w:rsidRDefault="008E002A" w:rsidP="00106686">
      <w:pPr>
        <w:jc w:val="both"/>
        <w:rPr>
          <w:rFonts w:ascii="Times New Roman" w:hAnsi="Times New Roman" w:cs="Times New Roman"/>
          <w:color w:val="222222"/>
          <w:sz w:val="24"/>
          <w:szCs w:val="24"/>
          <w:shd w:val="clear" w:color="auto" w:fill="FFFFFF"/>
        </w:rPr>
      </w:pPr>
      <w:commentRangeStart w:id="26"/>
      <w:r w:rsidRPr="008E002A">
        <w:rPr>
          <w:rFonts w:ascii="Times New Roman" w:hAnsi="Times New Roman" w:cs="Times New Roman"/>
          <w:b/>
          <w:bCs/>
          <w:color w:val="222222"/>
          <w:sz w:val="24"/>
          <w:szCs w:val="24"/>
          <w:shd w:val="clear" w:color="auto" w:fill="FFFFFF"/>
        </w:rPr>
        <w:lastRenderedPageBreak/>
        <w:t>Table 1</w:t>
      </w:r>
      <w:commentRangeEnd w:id="26"/>
      <w:r w:rsidR="008C1950">
        <w:rPr>
          <w:rStyle w:val="CommentReference"/>
        </w:rPr>
        <w:commentReference w:id="26"/>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w:t>
      </w:r>
      <w:r w:rsidR="00973EC8">
        <w:rPr>
          <w:rFonts w:ascii="Times New Roman" w:hAnsi="Times New Roman" w:cs="Times New Roman"/>
          <w:color w:val="222222"/>
          <w:sz w:val="24"/>
          <w:szCs w:val="24"/>
          <w:shd w:val="clear" w:color="auto" w:fill="FFFFFF"/>
        </w:rPr>
        <w:t xml:space="preserve"> from the first set of dispersal simulations,</w:t>
      </w:r>
      <w:r w:rsidR="00106686">
        <w:rPr>
          <w:rFonts w:ascii="Times New Roman" w:hAnsi="Times New Roman" w:cs="Times New Roman"/>
          <w:color w:val="222222"/>
          <w:sz w:val="24"/>
          <w:szCs w:val="24"/>
          <w:shd w:val="clear" w:color="auto" w:fill="FFFFFF"/>
        </w:rPr>
        <w:t xml:space="preserve"> comparing warmed and </w:t>
      </w:r>
      <w:proofErr w:type="spellStart"/>
      <w:r w:rsidR="00106686">
        <w:rPr>
          <w:rFonts w:ascii="Times New Roman" w:hAnsi="Times New Roman" w:cs="Times New Roman"/>
          <w:color w:val="222222"/>
          <w:sz w:val="24"/>
          <w:szCs w:val="24"/>
          <w:shd w:val="clear" w:color="auto" w:fill="FFFFFF"/>
        </w:rPr>
        <w:t>unwarmed</w:t>
      </w:r>
      <w:proofErr w:type="spellEnd"/>
      <w:r w:rsidR="00106686">
        <w:rPr>
          <w:rFonts w:ascii="Times New Roman" w:hAnsi="Times New Roman" w:cs="Times New Roman"/>
          <w:color w:val="222222"/>
          <w:sz w:val="24"/>
          <w:szCs w:val="24"/>
          <w:shd w:val="clear" w:color="auto" w:fill="FFFFFF"/>
        </w:rPr>
        <w:t xml:space="preserve">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 xml:space="preserve">C. </w:t>
      </w:r>
      <w:proofErr w:type="spellStart"/>
      <w:r w:rsidR="00106686">
        <w:rPr>
          <w:rFonts w:ascii="Times New Roman" w:hAnsi="Times New Roman" w:cs="Times New Roman"/>
          <w:i/>
          <w:iCs/>
          <w:color w:val="222222"/>
          <w:sz w:val="24"/>
          <w:szCs w:val="24"/>
          <w:shd w:val="clear" w:color="auto" w:fill="FFFFFF"/>
        </w:rPr>
        <w:t>acanthoides</w:t>
      </w:r>
      <w:proofErr w:type="spellEnd"/>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proofErr w:type="gramStart"/>
      <w:r w:rsidR="00106686">
        <w:rPr>
          <w:rFonts w:ascii="Times New Roman" w:hAnsi="Times New Roman" w:cs="Times New Roman"/>
          <w:color w:val="222222"/>
          <w:sz w:val="24"/>
          <w:szCs w:val="24"/>
          <w:shd w:val="clear" w:color="auto" w:fill="FFFFFF"/>
        </w:rPr>
        <w:t>)</w:t>
      </w:r>
      <w:r w:rsidR="00E076B0">
        <w:rPr>
          <w:rFonts w:ascii="Times New Roman" w:hAnsi="Times New Roman" w:cs="Times New Roman"/>
          <w:color w:val="222222"/>
          <w:sz w:val="24"/>
          <w:szCs w:val="24"/>
          <w:shd w:val="clear" w:color="auto" w:fill="FFFFFF"/>
        </w:rPr>
        <w:t>, and</w:t>
      </w:r>
      <w:proofErr w:type="gramEnd"/>
      <w:r w:rsidR="00E076B0">
        <w:rPr>
          <w:rFonts w:ascii="Times New Roman" w:hAnsi="Times New Roman" w:cs="Times New Roman"/>
          <w:color w:val="222222"/>
          <w:sz w:val="24"/>
          <w:szCs w:val="24"/>
          <w:shd w:val="clear" w:color="auto" w:fill="FFFFFF"/>
        </w:rPr>
        <w:t xml:space="preserve">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E7355" w:rsidRDefault="00106686" w:rsidP="008E002A">
            <w:pPr>
              <w:rPr>
                <w:rFonts w:ascii="Times New Roman" w:hAnsi="Times New Roman" w:cs="Times New Roman"/>
                <w:b/>
                <w:bCs/>
              </w:rPr>
            </w:pPr>
          </w:p>
        </w:tc>
        <w:tc>
          <w:tcPr>
            <w:tcW w:w="1679" w:type="dxa"/>
            <w:tcBorders>
              <w:bottom w:val="single" w:sz="18" w:space="0" w:color="auto"/>
            </w:tcBorders>
          </w:tcPr>
          <w:p w14:paraId="65D62A6E" w14:textId="77777777" w:rsidR="00106686" w:rsidRPr="000E7355" w:rsidRDefault="00106686" w:rsidP="008E002A">
            <w:pPr>
              <w:jc w:val="center"/>
              <w:rPr>
                <w:rFonts w:ascii="Times New Roman" w:hAnsi="Times New Roman" w:cs="Times New Roman"/>
                <w:b/>
                <w:bCs/>
              </w:rPr>
            </w:pPr>
            <w:r w:rsidRPr="000E7355">
              <w:rPr>
                <w:rFonts w:ascii="Times New Roman" w:hAnsi="Times New Roman" w:cs="Times New Roman"/>
                <w:b/>
                <w:bCs/>
              </w:rPr>
              <w:t>95% BI Lower</w:t>
            </w:r>
          </w:p>
        </w:tc>
        <w:tc>
          <w:tcPr>
            <w:tcW w:w="1679" w:type="dxa"/>
            <w:tcBorders>
              <w:bottom w:val="single" w:sz="18" w:space="0" w:color="auto"/>
            </w:tcBorders>
          </w:tcPr>
          <w:p w14:paraId="6426BE03" w14:textId="77777777" w:rsidR="00106686" w:rsidRPr="000E7355" w:rsidRDefault="00106686" w:rsidP="008E002A">
            <w:pPr>
              <w:jc w:val="center"/>
              <w:rPr>
                <w:rFonts w:ascii="Times New Roman" w:hAnsi="Times New Roman" w:cs="Times New Roman"/>
                <w:b/>
                <w:bCs/>
              </w:rPr>
            </w:pPr>
            <w:r w:rsidRPr="000E7355">
              <w:rPr>
                <w:rFonts w:ascii="Times New Roman" w:hAnsi="Times New Roman" w:cs="Times New Roman"/>
                <w:b/>
                <w:bCs/>
              </w:rPr>
              <w:t>Mean</w:t>
            </w:r>
          </w:p>
        </w:tc>
        <w:tc>
          <w:tcPr>
            <w:tcW w:w="1679" w:type="dxa"/>
            <w:tcBorders>
              <w:bottom w:val="single" w:sz="18" w:space="0" w:color="auto"/>
            </w:tcBorders>
          </w:tcPr>
          <w:p w14:paraId="3D546330" w14:textId="77777777" w:rsidR="00106686" w:rsidRPr="000E7355" w:rsidRDefault="00106686" w:rsidP="008E002A">
            <w:pPr>
              <w:jc w:val="center"/>
              <w:rPr>
                <w:rFonts w:ascii="Times New Roman" w:hAnsi="Times New Roman" w:cs="Times New Roman"/>
                <w:b/>
                <w:bCs/>
              </w:rPr>
            </w:pPr>
            <w:r w:rsidRPr="000E7355">
              <w:rPr>
                <w:rFonts w:ascii="Times New Roman" w:hAnsi="Times New Roman" w:cs="Times New Roman"/>
                <w:b/>
                <w:bCs/>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8A6BDD" w:rsidRDefault="008E002A" w:rsidP="008E002A">
            <w:pPr>
              <w:rPr>
                <w:rFonts w:ascii="Times New Roman" w:hAnsi="Times New Roman" w:cs="Times New Roman"/>
                <w:b/>
                <w:bCs/>
              </w:rPr>
            </w:pPr>
            <w:r w:rsidRPr="008A6BDD">
              <w:rPr>
                <w:rFonts w:ascii="Times New Roman" w:hAnsi="Times New Roman" w:cs="Times New Roman"/>
                <w:b/>
                <w:bCs/>
              </w:rPr>
              <w:t>Mean dispersal distance (m)</w:t>
            </w:r>
          </w:p>
        </w:tc>
        <w:tc>
          <w:tcPr>
            <w:tcW w:w="1679" w:type="dxa"/>
            <w:tcBorders>
              <w:top w:val="single" w:sz="18" w:space="0" w:color="auto"/>
            </w:tcBorders>
          </w:tcPr>
          <w:p w14:paraId="3776C640" w14:textId="77777777" w:rsidR="008E002A" w:rsidRPr="008A6BDD" w:rsidRDefault="008E002A" w:rsidP="008E002A">
            <w:pPr>
              <w:rPr>
                <w:rFonts w:ascii="Times New Roman" w:hAnsi="Times New Roman" w:cs="Times New Roman"/>
                <w:b/>
                <w:bCs/>
              </w:rPr>
            </w:pPr>
          </w:p>
        </w:tc>
        <w:tc>
          <w:tcPr>
            <w:tcW w:w="1679" w:type="dxa"/>
            <w:tcBorders>
              <w:top w:val="single" w:sz="18" w:space="0" w:color="auto"/>
            </w:tcBorders>
          </w:tcPr>
          <w:p w14:paraId="62A05413" w14:textId="77777777" w:rsidR="008E002A" w:rsidRPr="008A6BDD" w:rsidRDefault="008E002A" w:rsidP="008E002A">
            <w:pPr>
              <w:rPr>
                <w:rFonts w:ascii="Times New Roman" w:hAnsi="Times New Roman" w:cs="Times New Roman"/>
                <w:b/>
                <w:bCs/>
              </w:rPr>
            </w:pPr>
          </w:p>
        </w:tc>
        <w:tc>
          <w:tcPr>
            <w:tcW w:w="1679" w:type="dxa"/>
            <w:tcBorders>
              <w:top w:val="single" w:sz="18" w:space="0" w:color="auto"/>
            </w:tcBorders>
          </w:tcPr>
          <w:p w14:paraId="3BC63A0A" w14:textId="77777777" w:rsidR="008E002A" w:rsidRPr="008A6BDD" w:rsidRDefault="008E002A" w:rsidP="008E002A">
            <w:pPr>
              <w:rPr>
                <w:rFonts w:ascii="Times New Roman" w:hAnsi="Times New Roman" w:cs="Times New Roman"/>
                <w:b/>
                <w:bCs/>
              </w:rPr>
            </w:pPr>
          </w:p>
        </w:tc>
      </w:tr>
      <w:tr w:rsidR="008E002A" w:rsidRPr="008E002A" w14:paraId="0E0F6F81" w14:textId="77777777" w:rsidTr="0000255F">
        <w:tc>
          <w:tcPr>
            <w:tcW w:w="2231" w:type="dxa"/>
          </w:tcPr>
          <w:p w14:paraId="1CBC013F" w14:textId="77777777" w:rsidR="008E002A" w:rsidRPr="00FB7489" w:rsidRDefault="008E002A" w:rsidP="008E002A">
            <w:pPr>
              <w:rPr>
                <w:rFonts w:ascii="Times New Roman" w:hAnsi="Times New Roman" w:cs="Times New Roman"/>
              </w:rPr>
            </w:pPr>
            <w:r w:rsidRPr="00FB7489">
              <w:rPr>
                <w:rFonts w:ascii="Times New Roman" w:hAnsi="Times New Roman" w:cs="Times New Roman"/>
              </w:rPr>
              <w:t>CN</w:t>
            </w:r>
          </w:p>
        </w:tc>
        <w:tc>
          <w:tcPr>
            <w:tcW w:w="2092" w:type="dxa"/>
          </w:tcPr>
          <w:p w14:paraId="7388863B" w14:textId="77777777" w:rsidR="008E002A" w:rsidRPr="00FB7489" w:rsidRDefault="008E002A" w:rsidP="008E002A">
            <w:pPr>
              <w:rPr>
                <w:rFonts w:ascii="Times New Roman" w:hAnsi="Times New Roman" w:cs="Times New Roman"/>
              </w:rPr>
            </w:pPr>
            <w:proofErr w:type="spellStart"/>
            <w:r w:rsidRPr="00FB7489">
              <w:rPr>
                <w:rFonts w:ascii="Times New Roman" w:hAnsi="Times New Roman" w:cs="Times New Roman"/>
              </w:rPr>
              <w:t>Unwarmed</w:t>
            </w:r>
            <w:proofErr w:type="spellEnd"/>
          </w:p>
        </w:tc>
        <w:tc>
          <w:tcPr>
            <w:tcW w:w="1679" w:type="dxa"/>
          </w:tcPr>
          <w:p w14:paraId="5792760D" w14:textId="077D85EC" w:rsidR="008E002A" w:rsidRPr="00FB7489" w:rsidRDefault="008E002A" w:rsidP="008E002A">
            <w:pPr>
              <w:jc w:val="center"/>
              <w:rPr>
                <w:rFonts w:ascii="Times New Roman" w:hAnsi="Times New Roman" w:cs="Times New Roman"/>
              </w:rPr>
            </w:pPr>
            <w:r w:rsidRPr="00FB7489">
              <w:rPr>
                <w:rFonts w:ascii="Times New Roman" w:hAnsi="Times New Roman" w:cs="Times New Roman"/>
              </w:rPr>
              <w:t>2.</w:t>
            </w:r>
            <w:r w:rsidR="00997DC9" w:rsidRPr="00FB7489">
              <w:rPr>
                <w:rFonts w:ascii="Times New Roman" w:hAnsi="Times New Roman" w:cs="Times New Roman"/>
              </w:rPr>
              <w:t>8</w:t>
            </w:r>
            <w:r w:rsidR="0002486D">
              <w:rPr>
                <w:rFonts w:ascii="Times New Roman" w:hAnsi="Times New Roman" w:cs="Times New Roman"/>
              </w:rPr>
              <w:t>4</w:t>
            </w:r>
          </w:p>
        </w:tc>
        <w:tc>
          <w:tcPr>
            <w:tcW w:w="1679" w:type="dxa"/>
          </w:tcPr>
          <w:p w14:paraId="28C7AADD" w14:textId="758773AA" w:rsidR="008E002A" w:rsidRPr="00FB7489" w:rsidRDefault="00997DC9" w:rsidP="008E002A">
            <w:pPr>
              <w:jc w:val="center"/>
              <w:rPr>
                <w:rFonts w:ascii="Times New Roman" w:hAnsi="Times New Roman" w:cs="Times New Roman"/>
              </w:rPr>
            </w:pPr>
            <w:r w:rsidRPr="00FB7489">
              <w:rPr>
                <w:rFonts w:ascii="Times New Roman" w:hAnsi="Times New Roman" w:cs="Times New Roman"/>
              </w:rPr>
              <w:t>3.0</w:t>
            </w:r>
            <w:r w:rsidR="0002486D">
              <w:rPr>
                <w:rFonts w:ascii="Times New Roman" w:hAnsi="Times New Roman" w:cs="Times New Roman"/>
              </w:rPr>
              <w:t>5</w:t>
            </w:r>
          </w:p>
        </w:tc>
        <w:tc>
          <w:tcPr>
            <w:tcW w:w="1679" w:type="dxa"/>
          </w:tcPr>
          <w:p w14:paraId="0EF2A778" w14:textId="686D4527" w:rsidR="008E002A" w:rsidRPr="00FB7489" w:rsidRDefault="00997DC9" w:rsidP="008E002A">
            <w:pPr>
              <w:jc w:val="center"/>
              <w:rPr>
                <w:rFonts w:ascii="Times New Roman" w:hAnsi="Times New Roman" w:cs="Times New Roman"/>
              </w:rPr>
            </w:pPr>
            <w:r w:rsidRPr="00FB7489">
              <w:rPr>
                <w:rFonts w:ascii="Times New Roman" w:hAnsi="Times New Roman" w:cs="Times New Roman"/>
              </w:rPr>
              <w:t>3.2</w:t>
            </w:r>
            <w:r w:rsidR="0002486D">
              <w:rPr>
                <w:rFonts w:ascii="Times New Roman" w:hAnsi="Times New Roman" w:cs="Times New Roman"/>
              </w:rPr>
              <w:t>8</w:t>
            </w:r>
          </w:p>
        </w:tc>
      </w:tr>
      <w:tr w:rsidR="008E002A" w:rsidRPr="008E002A" w14:paraId="7F65D356" w14:textId="77777777" w:rsidTr="0000255F">
        <w:tc>
          <w:tcPr>
            <w:tcW w:w="2231" w:type="dxa"/>
          </w:tcPr>
          <w:p w14:paraId="0135513A" w14:textId="77777777" w:rsidR="008E002A" w:rsidRPr="000E7355" w:rsidRDefault="008E002A" w:rsidP="008E002A">
            <w:pPr>
              <w:rPr>
                <w:rFonts w:ascii="Times New Roman" w:hAnsi="Times New Roman" w:cs="Times New Roman"/>
              </w:rPr>
            </w:pPr>
          </w:p>
        </w:tc>
        <w:tc>
          <w:tcPr>
            <w:tcW w:w="2092" w:type="dxa"/>
          </w:tcPr>
          <w:p w14:paraId="7579DBBC"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Warmed</w:t>
            </w:r>
          </w:p>
        </w:tc>
        <w:tc>
          <w:tcPr>
            <w:tcW w:w="1679" w:type="dxa"/>
          </w:tcPr>
          <w:p w14:paraId="5EEFA7F1" w14:textId="4302E7DF" w:rsidR="008E002A" w:rsidRPr="000E7355" w:rsidRDefault="00997DC9" w:rsidP="008E002A">
            <w:pPr>
              <w:jc w:val="center"/>
              <w:rPr>
                <w:rFonts w:ascii="Times New Roman" w:hAnsi="Times New Roman" w:cs="Times New Roman"/>
              </w:rPr>
            </w:pPr>
            <w:r w:rsidRPr="000E7355">
              <w:rPr>
                <w:rFonts w:ascii="Times New Roman" w:hAnsi="Times New Roman" w:cs="Times New Roman"/>
              </w:rPr>
              <w:t>3.4</w:t>
            </w:r>
            <w:r w:rsidR="0002486D">
              <w:rPr>
                <w:rFonts w:ascii="Times New Roman" w:hAnsi="Times New Roman" w:cs="Times New Roman"/>
              </w:rPr>
              <w:t>4</w:t>
            </w:r>
          </w:p>
        </w:tc>
        <w:tc>
          <w:tcPr>
            <w:tcW w:w="1679" w:type="dxa"/>
          </w:tcPr>
          <w:p w14:paraId="2B0ABC77" w14:textId="7E9B21FD" w:rsidR="008E002A" w:rsidRPr="000E7355" w:rsidRDefault="00997DC9" w:rsidP="008E002A">
            <w:pPr>
              <w:jc w:val="center"/>
              <w:rPr>
                <w:rFonts w:ascii="Times New Roman" w:hAnsi="Times New Roman" w:cs="Times New Roman"/>
              </w:rPr>
            </w:pPr>
            <w:r w:rsidRPr="000E7355">
              <w:rPr>
                <w:rFonts w:ascii="Times New Roman" w:hAnsi="Times New Roman" w:cs="Times New Roman"/>
              </w:rPr>
              <w:t>3.69</w:t>
            </w:r>
          </w:p>
        </w:tc>
        <w:tc>
          <w:tcPr>
            <w:tcW w:w="1679" w:type="dxa"/>
          </w:tcPr>
          <w:p w14:paraId="55ECFAFE" w14:textId="618635C5" w:rsidR="008E002A" w:rsidRPr="000E7355" w:rsidRDefault="008E002A" w:rsidP="008E002A">
            <w:pPr>
              <w:jc w:val="center"/>
              <w:rPr>
                <w:rFonts w:ascii="Times New Roman" w:hAnsi="Times New Roman" w:cs="Times New Roman"/>
              </w:rPr>
            </w:pPr>
            <w:r w:rsidRPr="000E7355">
              <w:rPr>
                <w:rFonts w:ascii="Times New Roman" w:hAnsi="Times New Roman" w:cs="Times New Roman"/>
              </w:rPr>
              <w:t>3.</w:t>
            </w:r>
            <w:r w:rsidR="00997DC9" w:rsidRPr="000E7355">
              <w:rPr>
                <w:rFonts w:ascii="Times New Roman" w:hAnsi="Times New Roman" w:cs="Times New Roman"/>
              </w:rPr>
              <w:t>9</w:t>
            </w:r>
            <w:r w:rsidR="0002486D">
              <w:rPr>
                <w:rFonts w:ascii="Times New Roman" w:hAnsi="Times New Roman" w:cs="Times New Roman"/>
              </w:rPr>
              <w:t>4</w:t>
            </w:r>
          </w:p>
        </w:tc>
      </w:tr>
      <w:tr w:rsidR="008E002A" w:rsidRPr="008E002A" w14:paraId="5C9B11F7" w14:textId="77777777" w:rsidTr="0000255F">
        <w:tc>
          <w:tcPr>
            <w:tcW w:w="2231" w:type="dxa"/>
          </w:tcPr>
          <w:p w14:paraId="00698E1F"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CA</w:t>
            </w:r>
          </w:p>
        </w:tc>
        <w:tc>
          <w:tcPr>
            <w:tcW w:w="2092" w:type="dxa"/>
          </w:tcPr>
          <w:p w14:paraId="6C7DE2BF" w14:textId="77777777" w:rsidR="008E002A" w:rsidRPr="000E7355" w:rsidRDefault="008E002A" w:rsidP="008E002A">
            <w:pPr>
              <w:rPr>
                <w:rFonts w:ascii="Times New Roman" w:hAnsi="Times New Roman" w:cs="Times New Roman"/>
              </w:rPr>
            </w:pPr>
            <w:proofErr w:type="spellStart"/>
            <w:r w:rsidRPr="000E7355">
              <w:rPr>
                <w:rFonts w:ascii="Times New Roman" w:hAnsi="Times New Roman" w:cs="Times New Roman"/>
              </w:rPr>
              <w:t>Unwarmed</w:t>
            </w:r>
            <w:proofErr w:type="spellEnd"/>
          </w:p>
        </w:tc>
        <w:tc>
          <w:tcPr>
            <w:tcW w:w="1679" w:type="dxa"/>
          </w:tcPr>
          <w:p w14:paraId="3470AF07" w14:textId="74C9A5A6" w:rsidR="008E002A" w:rsidRPr="000E7355" w:rsidRDefault="00997DC9" w:rsidP="008E002A">
            <w:pPr>
              <w:jc w:val="center"/>
              <w:rPr>
                <w:rFonts w:ascii="Times New Roman" w:hAnsi="Times New Roman" w:cs="Times New Roman"/>
              </w:rPr>
            </w:pPr>
            <w:r w:rsidRPr="000E7355">
              <w:rPr>
                <w:rFonts w:ascii="Times New Roman" w:hAnsi="Times New Roman" w:cs="Times New Roman"/>
              </w:rPr>
              <w:t>2.</w:t>
            </w:r>
            <w:r w:rsidR="0002486D">
              <w:rPr>
                <w:rFonts w:ascii="Times New Roman" w:hAnsi="Times New Roman" w:cs="Times New Roman"/>
              </w:rPr>
              <w:t>29</w:t>
            </w:r>
          </w:p>
        </w:tc>
        <w:tc>
          <w:tcPr>
            <w:tcW w:w="1679" w:type="dxa"/>
          </w:tcPr>
          <w:p w14:paraId="61F76826" w14:textId="76E4BE66" w:rsidR="008E002A" w:rsidRPr="000E7355" w:rsidRDefault="00997DC9" w:rsidP="008E002A">
            <w:pPr>
              <w:jc w:val="center"/>
              <w:rPr>
                <w:rFonts w:ascii="Times New Roman" w:hAnsi="Times New Roman" w:cs="Times New Roman"/>
              </w:rPr>
            </w:pPr>
            <w:r w:rsidRPr="000E7355">
              <w:rPr>
                <w:rFonts w:ascii="Times New Roman" w:hAnsi="Times New Roman" w:cs="Times New Roman"/>
              </w:rPr>
              <w:t>2.4</w:t>
            </w:r>
            <w:r w:rsidR="0002486D">
              <w:rPr>
                <w:rFonts w:ascii="Times New Roman" w:hAnsi="Times New Roman" w:cs="Times New Roman"/>
              </w:rPr>
              <w:t>7</w:t>
            </w:r>
          </w:p>
        </w:tc>
        <w:tc>
          <w:tcPr>
            <w:tcW w:w="1679" w:type="dxa"/>
          </w:tcPr>
          <w:p w14:paraId="6B635404" w14:textId="29ECD47F" w:rsidR="008E002A" w:rsidRPr="000E7355" w:rsidRDefault="008E002A" w:rsidP="008E002A">
            <w:pPr>
              <w:jc w:val="center"/>
              <w:rPr>
                <w:rFonts w:ascii="Times New Roman" w:hAnsi="Times New Roman" w:cs="Times New Roman"/>
              </w:rPr>
            </w:pPr>
            <w:r w:rsidRPr="000E7355">
              <w:rPr>
                <w:rFonts w:ascii="Times New Roman" w:hAnsi="Times New Roman" w:cs="Times New Roman"/>
              </w:rPr>
              <w:t>2.</w:t>
            </w:r>
            <w:r w:rsidR="00997DC9" w:rsidRPr="000E7355">
              <w:rPr>
                <w:rFonts w:ascii="Times New Roman" w:hAnsi="Times New Roman" w:cs="Times New Roman"/>
              </w:rPr>
              <w:t>63</w:t>
            </w:r>
          </w:p>
        </w:tc>
      </w:tr>
      <w:tr w:rsidR="008E002A" w:rsidRPr="008E002A" w14:paraId="4F1A9876" w14:textId="77777777" w:rsidTr="0000255F">
        <w:tc>
          <w:tcPr>
            <w:tcW w:w="2231" w:type="dxa"/>
          </w:tcPr>
          <w:p w14:paraId="440D1BF4" w14:textId="77777777" w:rsidR="008E002A" w:rsidRPr="000E7355" w:rsidRDefault="008E002A" w:rsidP="008E002A">
            <w:pPr>
              <w:rPr>
                <w:rFonts w:ascii="Times New Roman" w:hAnsi="Times New Roman" w:cs="Times New Roman"/>
              </w:rPr>
            </w:pPr>
          </w:p>
        </w:tc>
        <w:tc>
          <w:tcPr>
            <w:tcW w:w="2092" w:type="dxa"/>
          </w:tcPr>
          <w:p w14:paraId="45F636B5"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Warmed</w:t>
            </w:r>
          </w:p>
        </w:tc>
        <w:tc>
          <w:tcPr>
            <w:tcW w:w="1679" w:type="dxa"/>
          </w:tcPr>
          <w:p w14:paraId="119D9A25" w14:textId="40693AE0" w:rsidR="008E002A" w:rsidRPr="000E7355" w:rsidRDefault="00997DC9" w:rsidP="008E002A">
            <w:pPr>
              <w:jc w:val="center"/>
              <w:rPr>
                <w:rFonts w:ascii="Times New Roman" w:hAnsi="Times New Roman" w:cs="Times New Roman"/>
              </w:rPr>
            </w:pPr>
            <w:r w:rsidRPr="000E7355">
              <w:rPr>
                <w:rFonts w:ascii="Times New Roman" w:hAnsi="Times New Roman" w:cs="Times New Roman"/>
              </w:rPr>
              <w:t>3.</w:t>
            </w:r>
            <w:r w:rsidR="0002486D">
              <w:rPr>
                <w:rFonts w:ascii="Times New Roman" w:hAnsi="Times New Roman" w:cs="Times New Roman"/>
              </w:rPr>
              <w:t>18</w:t>
            </w:r>
          </w:p>
        </w:tc>
        <w:tc>
          <w:tcPr>
            <w:tcW w:w="1679" w:type="dxa"/>
          </w:tcPr>
          <w:p w14:paraId="662F2F7E" w14:textId="20048BE7" w:rsidR="008E002A" w:rsidRPr="000E7355" w:rsidRDefault="00997DC9" w:rsidP="008E002A">
            <w:pPr>
              <w:jc w:val="center"/>
              <w:rPr>
                <w:rFonts w:ascii="Times New Roman" w:hAnsi="Times New Roman" w:cs="Times New Roman"/>
              </w:rPr>
            </w:pPr>
            <w:r w:rsidRPr="000E7355">
              <w:rPr>
                <w:rFonts w:ascii="Times New Roman" w:hAnsi="Times New Roman" w:cs="Times New Roman"/>
              </w:rPr>
              <w:t>3.</w:t>
            </w:r>
            <w:r w:rsidR="0002486D">
              <w:rPr>
                <w:rFonts w:ascii="Times New Roman" w:hAnsi="Times New Roman" w:cs="Times New Roman"/>
              </w:rPr>
              <w:t>39</w:t>
            </w:r>
          </w:p>
        </w:tc>
        <w:tc>
          <w:tcPr>
            <w:tcW w:w="1679" w:type="dxa"/>
          </w:tcPr>
          <w:p w14:paraId="3B3DDB80" w14:textId="6977DF4D" w:rsidR="008E002A" w:rsidRPr="000E7355" w:rsidRDefault="00997DC9" w:rsidP="008E002A">
            <w:pPr>
              <w:jc w:val="center"/>
              <w:rPr>
                <w:rFonts w:ascii="Times New Roman" w:hAnsi="Times New Roman" w:cs="Times New Roman"/>
              </w:rPr>
            </w:pPr>
            <w:r w:rsidRPr="000E7355">
              <w:rPr>
                <w:rFonts w:ascii="Times New Roman" w:hAnsi="Times New Roman" w:cs="Times New Roman"/>
              </w:rPr>
              <w:t>3.6</w:t>
            </w:r>
            <w:r w:rsidR="0002486D">
              <w:rPr>
                <w:rFonts w:ascii="Times New Roman" w:hAnsi="Times New Roman" w:cs="Times New Roman"/>
              </w:rPr>
              <w:t>0</w:t>
            </w:r>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E7355" w:rsidRDefault="00106686" w:rsidP="008E002A">
            <w:pPr>
              <w:jc w:val="center"/>
              <w:rPr>
                <w:rFonts w:ascii="Times New Roman" w:hAnsi="Times New Roman" w:cs="Times New Roman"/>
                <w:b/>
                <w:bCs/>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E7355" w:rsidRDefault="008E002A" w:rsidP="008E002A">
            <w:pPr>
              <w:rPr>
                <w:rFonts w:ascii="Times New Roman" w:hAnsi="Times New Roman" w:cs="Times New Roman"/>
                <w:b/>
                <w:bCs/>
              </w:rPr>
            </w:pPr>
            <w:r w:rsidRPr="000E7355">
              <w:rPr>
                <w:rFonts w:ascii="Times New Roman" w:hAnsi="Times New Roman" w:cs="Times New Roman"/>
                <w:b/>
                <w:bCs/>
              </w:rPr>
              <w:t>95</w:t>
            </w:r>
            <w:r w:rsidRPr="000E7355">
              <w:rPr>
                <w:rFonts w:ascii="Times New Roman" w:hAnsi="Times New Roman" w:cs="Times New Roman"/>
                <w:b/>
                <w:bCs/>
                <w:vertAlign w:val="superscript"/>
              </w:rPr>
              <w:t>th</w:t>
            </w:r>
            <w:r w:rsidRPr="000E7355">
              <w:rPr>
                <w:rFonts w:ascii="Times New Roman" w:hAnsi="Times New Roman" w:cs="Times New Roman"/>
                <w:b/>
                <w:bCs/>
              </w:rPr>
              <w:t xml:space="preserve"> percentile dispersal distance (m)</w:t>
            </w:r>
          </w:p>
        </w:tc>
        <w:tc>
          <w:tcPr>
            <w:tcW w:w="1679" w:type="dxa"/>
            <w:tcBorders>
              <w:top w:val="single" w:sz="8" w:space="0" w:color="auto"/>
            </w:tcBorders>
          </w:tcPr>
          <w:p w14:paraId="3125D11C" w14:textId="77777777" w:rsidR="008E002A" w:rsidRPr="000E7355" w:rsidRDefault="008E002A" w:rsidP="008E002A">
            <w:pPr>
              <w:jc w:val="center"/>
              <w:rPr>
                <w:rFonts w:ascii="Times New Roman" w:hAnsi="Times New Roman" w:cs="Times New Roman"/>
                <w:b/>
                <w:bCs/>
              </w:rPr>
            </w:pPr>
          </w:p>
        </w:tc>
        <w:tc>
          <w:tcPr>
            <w:tcW w:w="1679" w:type="dxa"/>
            <w:tcBorders>
              <w:top w:val="single" w:sz="8" w:space="0" w:color="auto"/>
            </w:tcBorders>
          </w:tcPr>
          <w:p w14:paraId="12D3DD4A" w14:textId="77777777" w:rsidR="008E002A" w:rsidRPr="000E7355" w:rsidRDefault="008E002A" w:rsidP="008E002A">
            <w:pPr>
              <w:jc w:val="center"/>
              <w:rPr>
                <w:rFonts w:ascii="Times New Roman" w:hAnsi="Times New Roman" w:cs="Times New Roman"/>
                <w:b/>
                <w:bCs/>
              </w:rPr>
            </w:pPr>
          </w:p>
        </w:tc>
        <w:tc>
          <w:tcPr>
            <w:tcW w:w="1679" w:type="dxa"/>
            <w:tcBorders>
              <w:top w:val="single" w:sz="8" w:space="0" w:color="auto"/>
            </w:tcBorders>
          </w:tcPr>
          <w:p w14:paraId="64DD299C" w14:textId="77777777" w:rsidR="008E002A" w:rsidRPr="000E7355" w:rsidRDefault="008E002A" w:rsidP="008E002A">
            <w:pPr>
              <w:jc w:val="center"/>
              <w:rPr>
                <w:rFonts w:ascii="Times New Roman" w:hAnsi="Times New Roman" w:cs="Times New Roman"/>
                <w:b/>
                <w:bCs/>
              </w:rPr>
            </w:pPr>
          </w:p>
        </w:tc>
      </w:tr>
      <w:tr w:rsidR="008E002A" w:rsidRPr="008E002A" w14:paraId="5B881651" w14:textId="77777777" w:rsidTr="0000255F">
        <w:tc>
          <w:tcPr>
            <w:tcW w:w="2231" w:type="dxa"/>
          </w:tcPr>
          <w:p w14:paraId="6C0885A2"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CN</w:t>
            </w:r>
          </w:p>
        </w:tc>
        <w:tc>
          <w:tcPr>
            <w:tcW w:w="2092" w:type="dxa"/>
          </w:tcPr>
          <w:p w14:paraId="1DFB889F" w14:textId="77777777" w:rsidR="008E002A" w:rsidRPr="000E7355" w:rsidRDefault="008E002A" w:rsidP="008E002A">
            <w:pPr>
              <w:rPr>
                <w:rFonts w:ascii="Times New Roman" w:hAnsi="Times New Roman" w:cs="Times New Roman"/>
                <w:b/>
                <w:bCs/>
              </w:rPr>
            </w:pPr>
            <w:proofErr w:type="spellStart"/>
            <w:r w:rsidRPr="000E7355">
              <w:rPr>
                <w:rFonts w:ascii="Times New Roman" w:hAnsi="Times New Roman" w:cs="Times New Roman"/>
              </w:rPr>
              <w:t>Unwarmed</w:t>
            </w:r>
            <w:proofErr w:type="spellEnd"/>
          </w:p>
        </w:tc>
        <w:tc>
          <w:tcPr>
            <w:tcW w:w="1679" w:type="dxa"/>
          </w:tcPr>
          <w:p w14:paraId="55B4FD79" w14:textId="36BE8AA1" w:rsidR="008E002A" w:rsidRPr="000E7355" w:rsidRDefault="00997DC9" w:rsidP="008E002A">
            <w:pPr>
              <w:jc w:val="center"/>
              <w:rPr>
                <w:rFonts w:ascii="Times New Roman" w:hAnsi="Times New Roman" w:cs="Times New Roman"/>
              </w:rPr>
            </w:pPr>
            <w:r w:rsidRPr="000E7355">
              <w:rPr>
                <w:rFonts w:ascii="Times New Roman" w:hAnsi="Times New Roman" w:cs="Times New Roman"/>
              </w:rPr>
              <w:t>9.7</w:t>
            </w:r>
            <w:r w:rsidR="00443F55">
              <w:rPr>
                <w:rFonts w:ascii="Times New Roman" w:hAnsi="Times New Roman" w:cs="Times New Roman"/>
              </w:rPr>
              <w:t>5</w:t>
            </w:r>
          </w:p>
        </w:tc>
        <w:tc>
          <w:tcPr>
            <w:tcW w:w="1679" w:type="dxa"/>
          </w:tcPr>
          <w:p w14:paraId="1B6CF043" w14:textId="263D8047"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10.53</w:t>
            </w:r>
          </w:p>
        </w:tc>
        <w:tc>
          <w:tcPr>
            <w:tcW w:w="1679" w:type="dxa"/>
          </w:tcPr>
          <w:p w14:paraId="3D4A03FF" w14:textId="46D90D6B"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11.</w:t>
            </w:r>
            <w:r w:rsidR="00443F55" w:rsidRPr="000E7355">
              <w:rPr>
                <w:rFonts w:ascii="Times New Roman" w:hAnsi="Times New Roman" w:cs="Times New Roman"/>
              </w:rPr>
              <w:t>3</w:t>
            </w:r>
            <w:r w:rsidR="00443F55">
              <w:rPr>
                <w:rFonts w:ascii="Times New Roman" w:hAnsi="Times New Roman" w:cs="Times New Roman"/>
              </w:rPr>
              <w:t>5</w:t>
            </w:r>
          </w:p>
        </w:tc>
      </w:tr>
      <w:tr w:rsidR="008E002A" w:rsidRPr="008E002A" w14:paraId="5D041FCA" w14:textId="77777777" w:rsidTr="0000255F">
        <w:tc>
          <w:tcPr>
            <w:tcW w:w="2231" w:type="dxa"/>
          </w:tcPr>
          <w:p w14:paraId="0ECD029C" w14:textId="77777777" w:rsidR="008E002A" w:rsidRPr="000E7355" w:rsidRDefault="008E002A" w:rsidP="008E002A">
            <w:pPr>
              <w:rPr>
                <w:rFonts w:ascii="Times New Roman" w:hAnsi="Times New Roman" w:cs="Times New Roman"/>
              </w:rPr>
            </w:pPr>
          </w:p>
        </w:tc>
        <w:tc>
          <w:tcPr>
            <w:tcW w:w="2092" w:type="dxa"/>
          </w:tcPr>
          <w:p w14:paraId="69E9E4B3" w14:textId="77777777" w:rsidR="008E002A" w:rsidRPr="000E7355" w:rsidRDefault="008E002A" w:rsidP="008E002A">
            <w:pPr>
              <w:rPr>
                <w:rFonts w:ascii="Times New Roman" w:hAnsi="Times New Roman" w:cs="Times New Roman"/>
                <w:b/>
                <w:bCs/>
              </w:rPr>
            </w:pPr>
            <w:r w:rsidRPr="000E7355">
              <w:rPr>
                <w:rFonts w:ascii="Times New Roman" w:hAnsi="Times New Roman" w:cs="Times New Roman"/>
              </w:rPr>
              <w:t>Warmed</w:t>
            </w:r>
          </w:p>
        </w:tc>
        <w:tc>
          <w:tcPr>
            <w:tcW w:w="1679" w:type="dxa"/>
          </w:tcPr>
          <w:p w14:paraId="4CF7928D" w14:textId="58A6D3D4"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11.79</w:t>
            </w:r>
          </w:p>
        </w:tc>
        <w:tc>
          <w:tcPr>
            <w:tcW w:w="1679" w:type="dxa"/>
          </w:tcPr>
          <w:p w14:paraId="50BDF7CC" w14:textId="1319639B"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12.75</w:t>
            </w:r>
          </w:p>
        </w:tc>
        <w:tc>
          <w:tcPr>
            <w:tcW w:w="1679" w:type="dxa"/>
          </w:tcPr>
          <w:p w14:paraId="22D83F61" w14:textId="0FE48DED"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13.</w:t>
            </w:r>
            <w:r w:rsidR="00443F55" w:rsidRPr="000E7355">
              <w:rPr>
                <w:rFonts w:ascii="Times New Roman" w:hAnsi="Times New Roman" w:cs="Times New Roman"/>
              </w:rPr>
              <w:t>7</w:t>
            </w:r>
            <w:r w:rsidR="00443F55">
              <w:rPr>
                <w:rFonts w:ascii="Times New Roman" w:hAnsi="Times New Roman" w:cs="Times New Roman"/>
              </w:rPr>
              <w:t>5</w:t>
            </w:r>
          </w:p>
        </w:tc>
      </w:tr>
      <w:tr w:rsidR="008E002A" w:rsidRPr="008E002A" w14:paraId="22978DB5" w14:textId="77777777" w:rsidTr="0000255F">
        <w:tc>
          <w:tcPr>
            <w:tcW w:w="2231" w:type="dxa"/>
          </w:tcPr>
          <w:p w14:paraId="02446107"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CA</w:t>
            </w:r>
          </w:p>
        </w:tc>
        <w:tc>
          <w:tcPr>
            <w:tcW w:w="2092" w:type="dxa"/>
          </w:tcPr>
          <w:p w14:paraId="144AF873" w14:textId="77777777" w:rsidR="008E002A" w:rsidRPr="000E7355" w:rsidRDefault="008E002A" w:rsidP="008E002A">
            <w:pPr>
              <w:rPr>
                <w:rFonts w:ascii="Times New Roman" w:hAnsi="Times New Roman" w:cs="Times New Roman"/>
                <w:b/>
                <w:bCs/>
              </w:rPr>
            </w:pPr>
            <w:proofErr w:type="spellStart"/>
            <w:r w:rsidRPr="000E7355">
              <w:rPr>
                <w:rFonts w:ascii="Times New Roman" w:hAnsi="Times New Roman" w:cs="Times New Roman"/>
              </w:rPr>
              <w:t>Unwarmed</w:t>
            </w:r>
            <w:proofErr w:type="spellEnd"/>
          </w:p>
        </w:tc>
        <w:tc>
          <w:tcPr>
            <w:tcW w:w="1679" w:type="dxa"/>
          </w:tcPr>
          <w:p w14:paraId="1B2A2262" w14:textId="4E257E96" w:rsidR="008E002A" w:rsidRPr="000E7355" w:rsidRDefault="00997DC9" w:rsidP="008E002A">
            <w:pPr>
              <w:jc w:val="center"/>
              <w:rPr>
                <w:rFonts w:ascii="Times New Roman" w:hAnsi="Times New Roman" w:cs="Times New Roman"/>
              </w:rPr>
            </w:pPr>
            <w:r w:rsidRPr="000E7355">
              <w:rPr>
                <w:rFonts w:ascii="Times New Roman" w:hAnsi="Times New Roman" w:cs="Times New Roman"/>
              </w:rPr>
              <w:t>7.</w:t>
            </w:r>
            <w:r w:rsidR="00443F55" w:rsidRPr="000E7355">
              <w:rPr>
                <w:rFonts w:ascii="Times New Roman" w:hAnsi="Times New Roman" w:cs="Times New Roman"/>
              </w:rPr>
              <w:t>8</w:t>
            </w:r>
            <w:r w:rsidR="00443F55">
              <w:rPr>
                <w:rFonts w:ascii="Times New Roman" w:hAnsi="Times New Roman" w:cs="Times New Roman"/>
              </w:rPr>
              <w:t>3</w:t>
            </w:r>
          </w:p>
        </w:tc>
        <w:tc>
          <w:tcPr>
            <w:tcW w:w="1679" w:type="dxa"/>
          </w:tcPr>
          <w:p w14:paraId="3A75C279" w14:textId="0F7610E5" w:rsidR="008E002A" w:rsidRPr="000E7355" w:rsidRDefault="00997DC9" w:rsidP="008E002A">
            <w:pPr>
              <w:jc w:val="center"/>
              <w:rPr>
                <w:rFonts w:ascii="Times New Roman" w:hAnsi="Times New Roman" w:cs="Times New Roman"/>
              </w:rPr>
            </w:pPr>
            <w:r w:rsidRPr="000E7355">
              <w:rPr>
                <w:rFonts w:ascii="Times New Roman" w:hAnsi="Times New Roman" w:cs="Times New Roman"/>
              </w:rPr>
              <w:t>8.</w:t>
            </w:r>
            <w:r w:rsidR="00443F55" w:rsidRPr="000E7355">
              <w:rPr>
                <w:rFonts w:ascii="Times New Roman" w:hAnsi="Times New Roman" w:cs="Times New Roman"/>
              </w:rPr>
              <w:t>4</w:t>
            </w:r>
            <w:r w:rsidR="00443F55">
              <w:rPr>
                <w:rFonts w:ascii="Times New Roman" w:hAnsi="Times New Roman" w:cs="Times New Roman"/>
              </w:rPr>
              <w:t>9</w:t>
            </w:r>
          </w:p>
        </w:tc>
        <w:tc>
          <w:tcPr>
            <w:tcW w:w="1679" w:type="dxa"/>
          </w:tcPr>
          <w:p w14:paraId="52B270A0" w14:textId="3F72D0D9" w:rsidR="008E002A" w:rsidRPr="000E7355" w:rsidRDefault="00997DC9" w:rsidP="008E002A">
            <w:pPr>
              <w:jc w:val="center"/>
              <w:rPr>
                <w:rFonts w:ascii="Times New Roman" w:hAnsi="Times New Roman" w:cs="Times New Roman"/>
              </w:rPr>
            </w:pPr>
            <w:r w:rsidRPr="000E7355">
              <w:rPr>
                <w:rFonts w:ascii="Times New Roman" w:hAnsi="Times New Roman" w:cs="Times New Roman"/>
              </w:rPr>
              <w:t>9.</w:t>
            </w:r>
            <w:r w:rsidR="00443F55" w:rsidRPr="000E7355">
              <w:rPr>
                <w:rFonts w:ascii="Times New Roman" w:hAnsi="Times New Roman" w:cs="Times New Roman"/>
              </w:rPr>
              <w:t>1</w:t>
            </w:r>
            <w:r w:rsidR="00443F55">
              <w:rPr>
                <w:rFonts w:ascii="Times New Roman" w:hAnsi="Times New Roman" w:cs="Times New Roman"/>
              </w:rPr>
              <w:t>4</w:t>
            </w:r>
          </w:p>
        </w:tc>
      </w:tr>
      <w:tr w:rsidR="008E002A" w:rsidRPr="008E002A" w14:paraId="0BB42F73" w14:textId="77777777" w:rsidTr="0000255F">
        <w:tc>
          <w:tcPr>
            <w:tcW w:w="2231" w:type="dxa"/>
          </w:tcPr>
          <w:p w14:paraId="2B241B97" w14:textId="77777777" w:rsidR="008E002A" w:rsidRPr="000E7355" w:rsidRDefault="008E002A" w:rsidP="008E002A">
            <w:pPr>
              <w:rPr>
                <w:rFonts w:ascii="Times New Roman" w:hAnsi="Times New Roman" w:cs="Times New Roman"/>
                <w:b/>
                <w:bCs/>
              </w:rPr>
            </w:pPr>
          </w:p>
        </w:tc>
        <w:tc>
          <w:tcPr>
            <w:tcW w:w="2092" w:type="dxa"/>
          </w:tcPr>
          <w:p w14:paraId="23434A99" w14:textId="77777777" w:rsidR="008E002A" w:rsidRPr="000E7355" w:rsidRDefault="008E002A" w:rsidP="008E002A">
            <w:pPr>
              <w:rPr>
                <w:rFonts w:ascii="Times New Roman" w:hAnsi="Times New Roman" w:cs="Times New Roman"/>
                <w:b/>
                <w:bCs/>
              </w:rPr>
            </w:pPr>
            <w:r w:rsidRPr="000E7355">
              <w:rPr>
                <w:rFonts w:ascii="Times New Roman" w:hAnsi="Times New Roman" w:cs="Times New Roman"/>
              </w:rPr>
              <w:t>Warmed</w:t>
            </w:r>
          </w:p>
        </w:tc>
        <w:tc>
          <w:tcPr>
            <w:tcW w:w="1679" w:type="dxa"/>
          </w:tcPr>
          <w:p w14:paraId="679181C8" w14:textId="777E369B"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10.88</w:t>
            </w:r>
          </w:p>
        </w:tc>
        <w:tc>
          <w:tcPr>
            <w:tcW w:w="1679" w:type="dxa"/>
          </w:tcPr>
          <w:p w14:paraId="542CCA52" w14:textId="32C2DC64"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11.</w:t>
            </w:r>
            <w:r w:rsidR="00443F55">
              <w:rPr>
                <w:rFonts w:ascii="Times New Roman" w:hAnsi="Times New Roman" w:cs="Times New Roman"/>
              </w:rPr>
              <w:t>68</w:t>
            </w:r>
          </w:p>
        </w:tc>
        <w:tc>
          <w:tcPr>
            <w:tcW w:w="1679" w:type="dxa"/>
          </w:tcPr>
          <w:p w14:paraId="555A7E82" w14:textId="788DADB5" w:rsidR="008E002A" w:rsidRPr="000E7355" w:rsidRDefault="00997DC9" w:rsidP="008E002A">
            <w:pPr>
              <w:jc w:val="center"/>
              <w:rPr>
                <w:rFonts w:ascii="Times New Roman" w:hAnsi="Times New Roman" w:cs="Times New Roman"/>
              </w:rPr>
            </w:pPr>
            <w:r w:rsidRPr="000E7355">
              <w:rPr>
                <w:rFonts w:ascii="Times New Roman" w:hAnsi="Times New Roman" w:cs="Times New Roman"/>
              </w:rPr>
              <w:t>12.</w:t>
            </w:r>
            <w:r w:rsidR="00443F55">
              <w:rPr>
                <w:rFonts w:ascii="Times New Roman" w:hAnsi="Times New Roman" w:cs="Times New Roman"/>
              </w:rPr>
              <w:t>47</w:t>
            </w:r>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E7355" w:rsidRDefault="00106686" w:rsidP="008E002A">
            <w:pPr>
              <w:jc w:val="center"/>
              <w:rPr>
                <w:rFonts w:ascii="Times New Roman" w:hAnsi="Times New Roman" w:cs="Times New Roman"/>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E7355" w:rsidRDefault="008E002A" w:rsidP="008E002A">
            <w:pPr>
              <w:rPr>
                <w:rFonts w:ascii="Times New Roman" w:hAnsi="Times New Roman" w:cs="Times New Roman"/>
                <w:b/>
                <w:bCs/>
              </w:rPr>
            </w:pPr>
            <w:r w:rsidRPr="000E7355">
              <w:rPr>
                <w:rFonts w:ascii="Times New Roman" w:hAnsi="Times New Roman" w:cs="Times New Roman"/>
                <w:b/>
                <w:bCs/>
              </w:rPr>
              <w:t>99</w:t>
            </w:r>
            <w:r w:rsidRPr="000E7355">
              <w:rPr>
                <w:rFonts w:ascii="Times New Roman" w:hAnsi="Times New Roman" w:cs="Times New Roman"/>
                <w:b/>
                <w:bCs/>
                <w:vertAlign w:val="superscript"/>
              </w:rPr>
              <w:t>th</w:t>
            </w:r>
            <w:r w:rsidRPr="000E7355">
              <w:rPr>
                <w:rFonts w:ascii="Times New Roman" w:hAnsi="Times New Roman" w:cs="Times New Roman"/>
                <w:b/>
                <w:bCs/>
              </w:rPr>
              <w:t xml:space="preserve"> percentile dispersal distance (m)</w:t>
            </w:r>
          </w:p>
        </w:tc>
        <w:tc>
          <w:tcPr>
            <w:tcW w:w="1679" w:type="dxa"/>
            <w:tcBorders>
              <w:top w:val="single" w:sz="8" w:space="0" w:color="auto"/>
            </w:tcBorders>
          </w:tcPr>
          <w:p w14:paraId="1BC34B21" w14:textId="77777777" w:rsidR="008E002A" w:rsidRPr="000E7355" w:rsidRDefault="008E002A" w:rsidP="008E002A">
            <w:pPr>
              <w:jc w:val="center"/>
              <w:rPr>
                <w:rFonts w:ascii="Times New Roman" w:hAnsi="Times New Roman" w:cs="Times New Roman"/>
              </w:rPr>
            </w:pPr>
          </w:p>
        </w:tc>
        <w:tc>
          <w:tcPr>
            <w:tcW w:w="1679" w:type="dxa"/>
            <w:tcBorders>
              <w:top w:val="single" w:sz="8" w:space="0" w:color="auto"/>
            </w:tcBorders>
          </w:tcPr>
          <w:p w14:paraId="2E25E54A" w14:textId="77777777" w:rsidR="008E002A" w:rsidRPr="000E7355" w:rsidRDefault="008E002A" w:rsidP="008E002A">
            <w:pPr>
              <w:jc w:val="center"/>
              <w:rPr>
                <w:rFonts w:ascii="Times New Roman" w:hAnsi="Times New Roman" w:cs="Times New Roman"/>
              </w:rPr>
            </w:pPr>
          </w:p>
        </w:tc>
        <w:tc>
          <w:tcPr>
            <w:tcW w:w="1679" w:type="dxa"/>
            <w:tcBorders>
              <w:top w:val="single" w:sz="8" w:space="0" w:color="auto"/>
            </w:tcBorders>
          </w:tcPr>
          <w:p w14:paraId="7EDA197A" w14:textId="77777777" w:rsidR="008E002A" w:rsidRPr="000E7355" w:rsidRDefault="008E002A" w:rsidP="008E002A">
            <w:pPr>
              <w:jc w:val="center"/>
              <w:rPr>
                <w:rFonts w:ascii="Times New Roman" w:hAnsi="Times New Roman" w:cs="Times New Roman"/>
              </w:rPr>
            </w:pPr>
          </w:p>
        </w:tc>
      </w:tr>
      <w:tr w:rsidR="008E002A" w:rsidRPr="008E002A" w14:paraId="4F00BB0A" w14:textId="77777777" w:rsidTr="0000255F">
        <w:tc>
          <w:tcPr>
            <w:tcW w:w="2231" w:type="dxa"/>
          </w:tcPr>
          <w:p w14:paraId="5DC41C27"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CN</w:t>
            </w:r>
          </w:p>
        </w:tc>
        <w:tc>
          <w:tcPr>
            <w:tcW w:w="2092" w:type="dxa"/>
          </w:tcPr>
          <w:p w14:paraId="4778F5E9" w14:textId="77777777" w:rsidR="008E002A" w:rsidRPr="000E7355" w:rsidRDefault="008E002A" w:rsidP="008E002A">
            <w:pPr>
              <w:rPr>
                <w:rFonts w:ascii="Times New Roman" w:hAnsi="Times New Roman" w:cs="Times New Roman"/>
                <w:b/>
                <w:bCs/>
              </w:rPr>
            </w:pPr>
            <w:proofErr w:type="spellStart"/>
            <w:r w:rsidRPr="000E7355">
              <w:rPr>
                <w:rFonts w:ascii="Times New Roman" w:hAnsi="Times New Roman" w:cs="Times New Roman"/>
              </w:rPr>
              <w:t>Unwarmed</w:t>
            </w:r>
            <w:proofErr w:type="spellEnd"/>
          </w:p>
        </w:tc>
        <w:tc>
          <w:tcPr>
            <w:tcW w:w="1679" w:type="dxa"/>
          </w:tcPr>
          <w:p w14:paraId="067EBB26" w14:textId="6E4E0099" w:rsidR="008E002A" w:rsidRPr="000E7355" w:rsidRDefault="00997DC9" w:rsidP="008E002A">
            <w:pPr>
              <w:jc w:val="center"/>
              <w:rPr>
                <w:rFonts w:ascii="Times New Roman" w:hAnsi="Times New Roman" w:cs="Times New Roman"/>
              </w:rPr>
            </w:pPr>
            <w:r w:rsidRPr="000E7355">
              <w:rPr>
                <w:rFonts w:ascii="Times New Roman" w:hAnsi="Times New Roman" w:cs="Times New Roman"/>
              </w:rPr>
              <w:t>22.</w:t>
            </w:r>
            <w:r w:rsidR="00443F55">
              <w:rPr>
                <w:rFonts w:ascii="Times New Roman" w:hAnsi="Times New Roman" w:cs="Times New Roman"/>
              </w:rPr>
              <w:t>36</w:t>
            </w:r>
          </w:p>
        </w:tc>
        <w:tc>
          <w:tcPr>
            <w:tcW w:w="1679" w:type="dxa"/>
          </w:tcPr>
          <w:p w14:paraId="46DE4991" w14:textId="4179D38F" w:rsidR="008E002A" w:rsidRPr="000E7355" w:rsidRDefault="00997DC9" w:rsidP="008E002A">
            <w:pPr>
              <w:jc w:val="center"/>
              <w:rPr>
                <w:rFonts w:ascii="Times New Roman" w:hAnsi="Times New Roman" w:cs="Times New Roman"/>
              </w:rPr>
            </w:pPr>
            <w:r w:rsidRPr="000E7355">
              <w:rPr>
                <w:rFonts w:ascii="Times New Roman" w:hAnsi="Times New Roman" w:cs="Times New Roman"/>
              </w:rPr>
              <w:t>24.</w:t>
            </w:r>
            <w:r w:rsidR="00443F55" w:rsidRPr="000E7355">
              <w:rPr>
                <w:rFonts w:ascii="Times New Roman" w:hAnsi="Times New Roman" w:cs="Times New Roman"/>
              </w:rPr>
              <w:t>9</w:t>
            </w:r>
            <w:r w:rsidR="00443F55">
              <w:rPr>
                <w:rFonts w:ascii="Times New Roman" w:hAnsi="Times New Roman" w:cs="Times New Roman"/>
              </w:rPr>
              <w:t>8</w:t>
            </w:r>
          </w:p>
        </w:tc>
        <w:tc>
          <w:tcPr>
            <w:tcW w:w="1679" w:type="dxa"/>
          </w:tcPr>
          <w:p w14:paraId="58B91252" w14:textId="79B5F707" w:rsidR="008E002A" w:rsidRPr="000E7355" w:rsidRDefault="00997DC9" w:rsidP="008E002A">
            <w:pPr>
              <w:jc w:val="center"/>
              <w:rPr>
                <w:rFonts w:ascii="Times New Roman" w:hAnsi="Times New Roman" w:cs="Times New Roman"/>
              </w:rPr>
            </w:pPr>
            <w:r w:rsidRPr="000E7355">
              <w:rPr>
                <w:rFonts w:ascii="Times New Roman" w:hAnsi="Times New Roman" w:cs="Times New Roman"/>
              </w:rPr>
              <w:t>27.</w:t>
            </w:r>
            <w:r w:rsidR="00443F55">
              <w:rPr>
                <w:rFonts w:ascii="Times New Roman" w:hAnsi="Times New Roman" w:cs="Times New Roman"/>
              </w:rPr>
              <w:t>77</w:t>
            </w:r>
          </w:p>
        </w:tc>
      </w:tr>
      <w:tr w:rsidR="008E002A" w:rsidRPr="008E002A" w14:paraId="001E289F" w14:textId="77777777" w:rsidTr="0000255F">
        <w:tc>
          <w:tcPr>
            <w:tcW w:w="2231" w:type="dxa"/>
          </w:tcPr>
          <w:p w14:paraId="6A145402" w14:textId="77777777" w:rsidR="008E002A" w:rsidRPr="000E7355" w:rsidRDefault="008E002A" w:rsidP="008E002A">
            <w:pPr>
              <w:rPr>
                <w:rFonts w:ascii="Times New Roman" w:hAnsi="Times New Roman" w:cs="Times New Roman"/>
              </w:rPr>
            </w:pPr>
          </w:p>
        </w:tc>
        <w:tc>
          <w:tcPr>
            <w:tcW w:w="2092" w:type="dxa"/>
          </w:tcPr>
          <w:p w14:paraId="28E7C7B7" w14:textId="77777777" w:rsidR="008E002A" w:rsidRPr="000E7355" w:rsidRDefault="008E002A" w:rsidP="008E002A">
            <w:pPr>
              <w:rPr>
                <w:rFonts w:ascii="Times New Roman" w:hAnsi="Times New Roman" w:cs="Times New Roman"/>
                <w:b/>
                <w:bCs/>
              </w:rPr>
            </w:pPr>
            <w:r w:rsidRPr="000E7355">
              <w:rPr>
                <w:rFonts w:ascii="Times New Roman" w:hAnsi="Times New Roman" w:cs="Times New Roman"/>
              </w:rPr>
              <w:t>Warmed</w:t>
            </w:r>
          </w:p>
        </w:tc>
        <w:tc>
          <w:tcPr>
            <w:tcW w:w="1679" w:type="dxa"/>
          </w:tcPr>
          <w:p w14:paraId="5EE57C0A" w14:textId="54D2BED4" w:rsidR="008E002A" w:rsidRPr="000E7355" w:rsidRDefault="00997DC9" w:rsidP="008E002A">
            <w:pPr>
              <w:jc w:val="center"/>
              <w:rPr>
                <w:rFonts w:ascii="Times New Roman" w:hAnsi="Times New Roman" w:cs="Times New Roman"/>
              </w:rPr>
            </w:pPr>
            <w:r w:rsidRPr="000E7355">
              <w:rPr>
                <w:rFonts w:ascii="Times New Roman" w:hAnsi="Times New Roman" w:cs="Times New Roman"/>
              </w:rPr>
              <w:t>27.</w:t>
            </w:r>
            <w:r w:rsidR="00443F55" w:rsidRPr="000E7355">
              <w:rPr>
                <w:rFonts w:ascii="Times New Roman" w:hAnsi="Times New Roman" w:cs="Times New Roman"/>
              </w:rPr>
              <w:t>1</w:t>
            </w:r>
            <w:r w:rsidR="00443F55">
              <w:rPr>
                <w:rFonts w:ascii="Times New Roman" w:hAnsi="Times New Roman" w:cs="Times New Roman"/>
              </w:rPr>
              <w:t>3</w:t>
            </w:r>
          </w:p>
        </w:tc>
        <w:tc>
          <w:tcPr>
            <w:tcW w:w="1679" w:type="dxa"/>
          </w:tcPr>
          <w:p w14:paraId="24D46D31" w14:textId="33EFAB73" w:rsidR="008E002A" w:rsidRPr="000E7355" w:rsidRDefault="00997DC9" w:rsidP="008E002A">
            <w:pPr>
              <w:jc w:val="center"/>
              <w:rPr>
                <w:rFonts w:ascii="Times New Roman" w:hAnsi="Times New Roman" w:cs="Times New Roman"/>
              </w:rPr>
            </w:pPr>
            <w:r w:rsidRPr="000E7355">
              <w:rPr>
                <w:rFonts w:ascii="Times New Roman" w:hAnsi="Times New Roman" w:cs="Times New Roman"/>
              </w:rPr>
              <w:t>30.</w:t>
            </w:r>
            <w:r w:rsidR="00443F55" w:rsidRPr="000E7355">
              <w:rPr>
                <w:rFonts w:ascii="Times New Roman" w:hAnsi="Times New Roman" w:cs="Times New Roman"/>
              </w:rPr>
              <w:t>3</w:t>
            </w:r>
            <w:r w:rsidR="00443F55">
              <w:rPr>
                <w:rFonts w:ascii="Times New Roman" w:hAnsi="Times New Roman" w:cs="Times New Roman"/>
              </w:rPr>
              <w:t>5</w:t>
            </w:r>
          </w:p>
        </w:tc>
        <w:tc>
          <w:tcPr>
            <w:tcW w:w="1679" w:type="dxa"/>
          </w:tcPr>
          <w:p w14:paraId="046DB750" w14:textId="0C912BDA" w:rsidR="008E002A" w:rsidRPr="000E7355" w:rsidRDefault="00443F55" w:rsidP="008E002A">
            <w:pPr>
              <w:jc w:val="center"/>
              <w:rPr>
                <w:rFonts w:ascii="Times New Roman" w:hAnsi="Times New Roman" w:cs="Times New Roman"/>
              </w:rPr>
            </w:pPr>
            <w:r>
              <w:rPr>
                <w:rFonts w:ascii="Times New Roman" w:hAnsi="Times New Roman" w:cs="Times New Roman"/>
              </w:rPr>
              <w:t>33.97</w:t>
            </w:r>
          </w:p>
        </w:tc>
      </w:tr>
      <w:tr w:rsidR="008E002A" w:rsidRPr="008E002A" w14:paraId="01EA49A3" w14:textId="77777777" w:rsidTr="0000255F">
        <w:tc>
          <w:tcPr>
            <w:tcW w:w="2231" w:type="dxa"/>
          </w:tcPr>
          <w:p w14:paraId="200903DA"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CA</w:t>
            </w:r>
          </w:p>
        </w:tc>
        <w:tc>
          <w:tcPr>
            <w:tcW w:w="2092" w:type="dxa"/>
          </w:tcPr>
          <w:p w14:paraId="14E57C7E" w14:textId="77777777" w:rsidR="008E002A" w:rsidRPr="000E7355" w:rsidRDefault="008E002A" w:rsidP="008E002A">
            <w:pPr>
              <w:rPr>
                <w:rFonts w:ascii="Times New Roman" w:hAnsi="Times New Roman" w:cs="Times New Roman"/>
                <w:b/>
                <w:bCs/>
              </w:rPr>
            </w:pPr>
            <w:proofErr w:type="spellStart"/>
            <w:r w:rsidRPr="000E7355">
              <w:rPr>
                <w:rFonts w:ascii="Times New Roman" w:hAnsi="Times New Roman" w:cs="Times New Roman"/>
              </w:rPr>
              <w:t>Unwarmed</w:t>
            </w:r>
            <w:proofErr w:type="spellEnd"/>
          </w:p>
        </w:tc>
        <w:tc>
          <w:tcPr>
            <w:tcW w:w="1679" w:type="dxa"/>
          </w:tcPr>
          <w:p w14:paraId="42E5BBC6" w14:textId="384C1234" w:rsidR="008E002A" w:rsidRPr="000E7355" w:rsidRDefault="00443F55" w:rsidP="008E002A">
            <w:pPr>
              <w:jc w:val="center"/>
              <w:rPr>
                <w:rFonts w:ascii="Times New Roman" w:hAnsi="Times New Roman" w:cs="Times New Roman"/>
              </w:rPr>
            </w:pPr>
            <w:r>
              <w:rPr>
                <w:rFonts w:ascii="Times New Roman" w:hAnsi="Times New Roman" w:cs="Times New Roman"/>
              </w:rPr>
              <w:t>18.06</w:t>
            </w:r>
          </w:p>
        </w:tc>
        <w:tc>
          <w:tcPr>
            <w:tcW w:w="1679" w:type="dxa"/>
          </w:tcPr>
          <w:p w14:paraId="02617825" w14:textId="59631DB8" w:rsidR="008E002A" w:rsidRPr="000E7355" w:rsidRDefault="00443F55" w:rsidP="008E002A">
            <w:pPr>
              <w:jc w:val="center"/>
              <w:rPr>
                <w:rFonts w:ascii="Times New Roman" w:hAnsi="Times New Roman" w:cs="Times New Roman"/>
              </w:rPr>
            </w:pPr>
            <w:r>
              <w:rPr>
                <w:rFonts w:ascii="Times New Roman" w:hAnsi="Times New Roman" w:cs="Times New Roman"/>
              </w:rPr>
              <w:t>20.00</w:t>
            </w:r>
          </w:p>
        </w:tc>
        <w:tc>
          <w:tcPr>
            <w:tcW w:w="1679" w:type="dxa"/>
          </w:tcPr>
          <w:p w14:paraId="704AD56A" w14:textId="4A780AF6" w:rsidR="008E002A" w:rsidRPr="000E7355" w:rsidRDefault="000346BF" w:rsidP="008E002A">
            <w:pPr>
              <w:jc w:val="center"/>
              <w:rPr>
                <w:rFonts w:ascii="Times New Roman" w:hAnsi="Times New Roman" w:cs="Times New Roman"/>
              </w:rPr>
            </w:pPr>
            <w:r w:rsidRPr="000E7355">
              <w:rPr>
                <w:rFonts w:ascii="Times New Roman" w:hAnsi="Times New Roman" w:cs="Times New Roman"/>
              </w:rPr>
              <w:t>22.</w:t>
            </w:r>
            <w:r w:rsidR="00172CE3">
              <w:rPr>
                <w:rFonts w:ascii="Times New Roman" w:hAnsi="Times New Roman" w:cs="Times New Roman"/>
              </w:rPr>
              <w:t>30</w:t>
            </w:r>
          </w:p>
        </w:tc>
      </w:tr>
      <w:tr w:rsidR="008E002A" w:rsidRPr="008E002A" w14:paraId="733C5E86" w14:textId="77777777" w:rsidTr="0000255F">
        <w:tc>
          <w:tcPr>
            <w:tcW w:w="2231" w:type="dxa"/>
          </w:tcPr>
          <w:p w14:paraId="14179BA7" w14:textId="77777777" w:rsidR="008E002A" w:rsidRPr="000E7355" w:rsidRDefault="008E002A" w:rsidP="008E002A">
            <w:pPr>
              <w:rPr>
                <w:rFonts w:ascii="Times New Roman" w:hAnsi="Times New Roman" w:cs="Times New Roman"/>
                <w:b/>
                <w:bCs/>
              </w:rPr>
            </w:pPr>
          </w:p>
        </w:tc>
        <w:tc>
          <w:tcPr>
            <w:tcW w:w="2092" w:type="dxa"/>
          </w:tcPr>
          <w:p w14:paraId="68BB1A4D" w14:textId="77777777" w:rsidR="008E002A" w:rsidRPr="000E7355" w:rsidRDefault="008E002A" w:rsidP="008E002A">
            <w:pPr>
              <w:rPr>
                <w:rFonts w:ascii="Times New Roman" w:hAnsi="Times New Roman" w:cs="Times New Roman"/>
                <w:b/>
                <w:bCs/>
              </w:rPr>
            </w:pPr>
            <w:r w:rsidRPr="000E7355">
              <w:rPr>
                <w:rFonts w:ascii="Times New Roman" w:hAnsi="Times New Roman" w:cs="Times New Roman"/>
              </w:rPr>
              <w:t>Warmed</w:t>
            </w:r>
          </w:p>
        </w:tc>
        <w:tc>
          <w:tcPr>
            <w:tcW w:w="1679" w:type="dxa"/>
          </w:tcPr>
          <w:p w14:paraId="6CECFB80" w14:textId="7A496784" w:rsidR="008E002A" w:rsidRPr="000E7355" w:rsidRDefault="000346BF" w:rsidP="008E002A">
            <w:pPr>
              <w:jc w:val="center"/>
              <w:rPr>
                <w:rFonts w:ascii="Times New Roman" w:hAnsi="Times New Roman" w:cs="Times New Roman"/>
              </w:rPr>
            </w:pPr>
            <w:r w:rsidRPr="000E7355">
              <w:rPr>
                <w:rFonts w:ascii="Times New Roman" w:hAnsi="Times New Roman" w:cs="Times New Roman"/>
              </w:rPr>
              <w:t>24.</w:t>
            </w:r>
            <w:r w:rsidR="00443F55">
              <w:rPr>
                <w:rFonts w:ascii="Times New Roman" w:hAnsi="Times New Roman" w:cs="Times New Roman"/>
              </w:rPr>
              <w:t>87</w:t>
            </w:r>
          </w:p>
        </w:tc>
        <w:tc>
          <w:tcPr>
            <w:tcW w:w="1679" w:type="dxa"/>
          </w:tcPr>
          <w:p w14:paraId="5A793D2F" w14:textId="6D151F39" w:rsidR="008E002A" w:rsidRPr="000E7355" w:rsidRDefault="000346BF" w:rsidP="008E002A">
            <w:pPr>
              <w:jc w:val="center"/>
              <w:rPr>
                <w:rFonts w:ascii="Times New Roman" w:hAnsi="Times New Roman" w:cs="Times New Roman"/>
              </w:rPr>
            </w:pPr>
            <w:r w:rsidRPr="000E7355">
              <w:rPr>
                <w:rFonts w:ascii="Times New Roman" w:hAnsi="Times New Roman" w:cs="Times New Roman"/>
              </w:rPr>
              <w:t>27.</w:t>
            </w:r>
            <w:r w:rsidR="00172CE3" w:rsidRPr="000E7355">
              <w:rPr>
                <w:rFonts w:ascii="Times New Roman" w:hAnsi="Times New Roman" w:cs="Times New Roman"/>
              </w:rPr>
              <w:t>5</w:t>
            </w:r>
            <w:r w:rsidR="00172CE3">
              <w:rPr>
                <w:rFonts w:ascii="Times New Roman" w:hAnsi="Times New Roman" w:cs="Times New Roman"/>
              </w:rPr>
              <w:t>5</w:t>
            </w:r>
          </w:p>
        </w:tc>
        <w:tc>
          <w:tcPr>
            <w:tcW w:w="1679" w:type="dxa"/>
          </w:tcPr>
          <w:p w14:paraId="782D0C43" w14:textId="5E5BB9AD" w:rsidR="008E002A" w:rsidRPr="000E7355" w:rsidRDefault="000346BF" w:rsidP="008E002A">
            <w:pPr>
              <w:jc w:val="center"/>
              <w:rPr>
                <w:rFonts w:ascii="Times New Roman" w:hAnsi="Times New Roman" w:cs="Times New Roman"/>
              </w:rPr>
            </w:pPr>
            <w:r w:rsidRPr="000E7355">
              <w:rPr>
                <w:rFonts w:ascii="Times New Roman" w:hAnsi="Times New Roman" w:cs="Times New Roman"/>
              </w:rPr>
              <w:t>30.</w:t>
            </w:r>
            <w:r w:rsidR="00172CE3">
              <w:rPr>
                <w:rFonts w:ascii="Times New Roman" w:hAnsi="Times New Roman" w:cs="Times New Roman"/>
              </w:rPr>
              <w:t>74</w:t>
            </w:r>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E7355" w:rsidRDefault="00106686" w:rsidP="008E002A">
            <w:pPr>
              <w:rPr>
                <w:rFonts w:ascii="Times New Roman" w:hAnsi="Times New Roman" w:cs="Times New Roman"/>
                <w:b/>
                <w:bCs/>
              </w:rPr>
            </w:pPr>
          </w:p>
        </w:tc>
      </w:tr>
      <w:tr w:rsidR="008E002A" w:rsidRPr="008E002A" w14:paraId="6CD89BF1" w14:textId="77777777" w:rsidTr="0000255F">
        <w:tc>
          <w:tcPr>
            <w:tcW w:w="4323" w:type="dxa"/>
            <w:gridSpan w:val="2"/>
            <w:tcBorders>
              <w:top w:val="single" w:sz="8" w:space="0" w:color="auto"/>
            </w:tcBorders>
          </w:tcPr>
          <w:p w14:paraId="46102318" w14:textId="1B817405" w:rsidR="008E002A" w:rsidRPr="000E7355" w:rsidRDefault="0000255F" w:rsidP="008E002A">
            <w:pPr>
              <w:rPr>
                <w:rFonts w:ascii="Times New Roman" w:hAnsi="Times New Roman" w:cs="Times New Roman"/>
                <w:b/>
                <w:bCs/>
              </w:rPr>
            </w:pPr>
            <w:r w:rsidRPr="000E7355">
              <w:rPr>
                <w:rFonts w:ascii="Times New Roman" w:hAnsi="Times New Roman" w:cs="Times New Roman"/>
                <w:b/>
                <w:bCs/>
              </w:rPr>
              <w:t>10</w:t>
            </w:r>
            <w:r w:rsidR="008E002A" w:rsidRPr="000E7355">
              <w:rPr>
                <w:rFonts w:ascii="Times New Roman" w:hAnsi="Times New Roman" w:cs="Times New Roman"/>
                <w:b/>
                <w:bCs/>
              </w:rPr>
              <w:t xml:space="preserve">-m </w:t>
            </w:r>
            <w:r w:rsidR="00106686" w:rsidRPr="000E7355">
              <w:rPr>
                <w:rFonts w:ascii="Times New Roman" w:hAnsi="Times New Roman" w:cs="Times New Roman"/>
                <w:b/>
                <w:bCs/>
              </w:rPr>
              <w:t>warmed/</w:t>
            </w:r>
            <w:proofErr w:type="spellStart"/>
            <w:r w:rsidR="00106686" w:rsidRPr="000E7355">
              <w:rPr>
                <w:rFonts w:ascii="Times New Roman" w:hAnsi="Times New Roman" w:cs="Times New Roman"/>
                <w:b/>
                <w:bCs/>
              </w:rPr>
              <w:t>unwarmed</w:t>
            </w:r>
            <w:proofErr w:type="spellEnd"/>
            <w:r w:rsidR="00106686" w:rsidRPr="000E7355">
              <w:rPr>
                <w:rFonts w:ascii="Times New Roman" w:hAnsi="Times New Roman" w:cs="Times New Roman"/>
                <w:b/>
                <w:bCs/>
              </w:rPr>
              <w:t xml:space="preserve"> </w:t>
            </w:r>
            <w:r w:rsidR="008E002A" w:rsidRPr="000E7355">
              <w:rPr>
                <w:rFonts w:ascii="Times New Roman" w:hAnsi="Times New Roman" w:cs="Times New Roman"/>
                <w:b/>
                <w:bCs/>
              </w:rPr>
              <w:t>risk ratio</w:t>
            </w:r>
          </w:p>
        </w:tc>
        <w:tc>
          <w:tcPr>
            <w:tcW w:w="1679" w:type="dxa"/>
            <w:tcBorders>
              <w:top w:val="single" w:sz="8" w:space="0" w:color="auto"/>
            </w:tcBorders>
          </w:tcPr>
          <w:p w14:paraId="741F20F0" w14:textId="77777777" w:rsidR="008E002A" w:rsidRPr="000E7355" w:rsidRDefault="008E002A" w:rsidP="008E002A">
            <w:pPr>
              <w:rPr>
                <w:rFonts w:ascii="Times New Roman" w:hAnsi="Times New Roman" w:cs="Times New Roman"/>
                <w:b/>
                <w:bCs/>
              </w:rPr>
            </w:pPr>
          </w:p>
        </w:tc>
        <w:tc>
          <w:tcPr>
            <w:tcW w:w="1679" w:type="dxa"/>
            <w:tcBorders>
              <w:top w:val="single" w:sz="8" w:space="0" w:color="auto"/>
            </w:tcBorders>
          </w:tcPr>
          <w:p w14:paraId="693F937E" w14:textId="77777777" w:rsidR="008E002A" w:rsidRPr="000E7355" w:rsidRDefault="008E002A" w:rsidP="008E002A">
            <w:pPr>
              <w:rPr>
                <w:rFonts w:ascii="Times New Roman" w:hAnsi="Times New Roman" w:cs="Times New Roman"/>
                <w:b/>
                <w:bCs/>
              </w:rPr>
            </w:pPr>
          </w:p>
        </w:tc>
        <w:tc>
          <w:tcPr>
            <w:tcW w:w="1679" w:type="dxa"/>
            <w:tcBorders>
              <w:top w:val="single" w:sz="8" w:space="0" w:color="auto"/>
            </w:tcBorders>
          </w:tcPr>
          <w:p w14:paraId="470A2FCD" w14:textId="77777777" w:rsidR="008E002A" w:rsidRPr="000E7355" w:rsidRDefault="008E002A" w:rsidP="008E002A">
            <w:pPr>
              <w:rPr>
                <w:rFonts w:ascii="Times New Roman" w:hAnsi="Times New Roman" w:cs="Times New Roman"/>
                <w:b/>
                <w:bCs/>
              </w:rPr>
            </w:pPr>
          </w:p>
        </w:tc>
      </w:tr>
      <w:tr w:rsidR="008E002A" w:rsidRPr="008E002A" w14:paraId="635B311E" w14:textId="77777777" w:rsidTr="0000255F">
        <w:tc>
          <w:tcPr>
            <w:tcW w:w="2231" w:type="dxa"/>
          </w:tcPr>
          <w:p w14:paraId="4CE36FE6"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CN</w:t>
            </w:r>
          </w:p>
        </w:tc>
        <w:tc>
          <w:tcPr>
            <w:tcW w:w="2092" w:type="dxa"/>
          </w:tcPr>
          <w:p w14:paraId="4C48B46E" w14:textId="77777777" w:rsidR="008E002A" w:rsidRPr="000E7355" w:rsidRDefault="008E002A" w:rsidP="008E002A">
            <w:pPr>
              <w:rPr>
                <w:rFonts w:ascii="Times New Roman" w:hAnsi="Times New Roman" w:cs="Times New Roman"/>
                <w:b/>
                <w:bCs/>
              </w:rPr>
            </w:pPr>
          </w:p>
        </w:tc>
        <w:tc>
          <w:tcPr>
            <w:tcW w:w="1679" w:type="dxa"/>
          </w:tcPr>
          <w:p w14:paraId="1C3EACB1" w14:textId="7FEF184E" w:rsidR="008E002A" w:rsidRPr="000E7355" w:rsidRDefault="0000255F" w:rsidP="008E002A">
            <w:pPr>
              <w:jc w:val="center"/>
              <w:rPr>
                <w:rFonts w:ascii="Times New Roman" w:hAnsi="Times New Roman" w:cs="Times New Roman"/>
              </w:rPr>
            </w:pPr>
            <w:r w:rsidRPr="000E7355">
              <w:rPr>
                <w:rFonts w:ascii="Times New Roman" w:hAnsi="Times New Roman" w:cs="Times New Roman"/>
              </w:rPr>
              <w:t>1.1</w:t>
            </w:r>
            <w:r w:rsidR="00443F55">
              <w:rPr>
                <w:rFonts w:ascii="Times New Roman" w:hAnsi="Times New Roman" w:cs="Times New Roman"/>
              </w:rPr>
              <w:t>5</w:t>
            </w:r>
          </w:p>
        </w:tc>
        <w:tc>
          <w:tcPr>
            <w:tcW w:w="1679" w:type="dxa"/>
          </w:tcPr>
          <w:p w14:paraId="2B73B5C7" w14:textId="12846F36" w:rsidR="008E002A" w:rsidRPr="000E7355" w:rsidRDefault="008E002A" w:rsidP="008E002A">
            <w:pPr>
              <w:jc w:val="center"/>
              <w:rPr>
                <w:rFonts w:ascii="Times New Roman" w:hAnsi="Times New Roman" w:cs="Times New Roman"/>
              </w:rPr>
            </w:pPr>
            <w:r w:rsidRPr="000E7355">
              <w:rPr>
                <w:rFonts w:ascii="Times New Roman" w:hAnsi="Times New Roman" w:cs="Times New Roman"/>
              </w:rPr>
              <w:t>1.</w:t>
            </w:r>
            <w:r w:rsidR="0000255F" w:rsidRPr="000E7355">
              <w:rPr>
                <w:rFonts w:ascii="Times New Roman" w:hAnsi="Times New Roman" w:cs="Times New Roman"/>
              </w:rPr>
              <w:t>3</w:t>
            </w:r>
            <w:r w:rsidR="00443F55">
              <w:rPr>
                <w:rFonts w:ascii="Times New Roman" w:hAnsi="Times New Roman" w:cs="Times New Roman"/>
              </w:rPr>
              <w:t>6</w:t>
            </w:r>
          </w:p>
        </w:tc>
        <w:tc>
          <w:tcPr>
            <w:tcW w:w="1679" w:type="dxa"/>
          </w:tcPr>
          <w:p w14:paraId="111164F8" w14:textId="3E766160" w:rsidR="008E002A" w:rsidRPr="000E7355" w:rsidRDefault="0000255F" w:rsidP="008E002A">
            <w:pPr>
              <w:jc w:val="center"/>
              <w:rPr>
                <w:rFonts w:ascii="Times New Roman" w:hAnsi="Times New Roman" w:cs="Times New Roman"/>
              </w:rPr>
            </w:pPr>
            <w:r w:rsidRPr="000E7355">
              <w:rPr>
                <w:rFonts w:ascii="Times New Roman" w:hAnsi="Times New Roman" w:cs="Times New Roman"/>
              </w:rPr>
              <w:t>1.59</w:t>
            </w:r>
          </w:p>
        </w:tc>
      </w:tr>
      <w:tr w:rsidR="008E002A" w:rsidRPr="008E002A" w14:paraId="0AEBD283" w14:textId="77777777" w:rsidTr="000E7355">
        <w:tc>
          <w:tcPr>
            <w:tcW w:w="2231" w:type="dxa"/>
          </w:tcPr>
          <w:p w14:paraId="3C78407D" w14:textId="77777777" w:rsidR="008E002A" w:rsidRPr="000E7355" w:rsidRDefault="008E002A" w:rsidP="008E002A">
            <w:pPr>
              <w:rPr>
                <w:rFonts w:ascii="Times New Roman" w:hAnsi="Times New Roman" w:cs="Times New Roman"/>
              </w:rPr>
            </w:pPr>
            <w:r w:rsidRPr="000E7355">
              <w:rPr>
                <w:rFonts w:ascii="Times New Roman" w:hAnsi="Times New Roman" w:cs="Times New Roman"/>
              </w:rPr>
              <w:t>CA</w:t>
            </w:r>
          </w:p>
        </w:tc>
        <w:tc>
          <w:tcPr>
            <w:tcW w:w="2092" w:type="dxa"/>
          </w:tcPr>
          <w:p w14:paraId="6C4EC729" w14:textId="77777777" w:rsidR="008E002A" w:rsidRPr="000E7355" w:rsidRDefault="008E002A" w:rsidP="008E002A">
            <w:pPr>
              <w:rPr>
                <w:rFonts w:ascii="Times New Roman" w:hAnsi="Times New Roman" w:cs="Times New Roman"/>
                <w:b/>
                <w:bCs/>
              </w:rPr>
            </w:pPr>
          </w:p>
        </w:tc>
        <w:tc>
          <w:tcPr>
            <w:tcW w:w="1679" w:type="dxa"/>
          </w:tcPr>
          <w:p w14:paraId="253B623D" w14:textId="7DAB1C4B" w:rsidR="008E002A" w:rsidRPr="000E7355" w:rsidRDefault="0000255F" w:rsidP="008E002A">
            <w:pPr>
              <w:jc w:val="center"/>
              <w:rPr>
                <w:rFonts w:ascii="Times New Roman" w:hAnsi="Times New Roman" w:cs="Times New Roman"/>
              </w:rPr>
            </w:pPr>
            <w:r w:rsidRPr="000E7355">
              <w:rPr>
                <w:rFonts w:ascii="Times New Roman" w:hAnsi="Times New Roman" w:cs="Times New Roman"/>
              </w:rPr>
              <w:t>1.4</w:t>
            </w:r>
            <w:r w:rsidR="00443F55">
              <w:rPr>
                <w:rFonts w:ascii="Times New Roman" w:hAnsi="Times New Roman" w:cs="Times New Roman"/>
              </w:rPr>
              <w:t>0</w:t>
            </w:r>
          </w:p>
        </w:tc>
        <w:tc>
          <w:tcPr>
            <w:tcW w:w="1679" w:type="dxa"/>
          </w:tcPr>
          <w:p w14:paraId="723478D4" w14:textId="2869537F" w:rsidR="008E002A" w:rsidRPr="000E7355" w:rsidRDefault="0000255F" w:rsidP="008E002A">
            <w:pPr>
              <w:jc w:val="center"/>
              <w:rPr>
                <w:rFonts w:ascii="Times New Roman" w:hAnsi="Times New Roman" w:cs="Times New Roman"/>
              </w:rPr>
            </w:pPr>
            <w:r w:rsidRPr="000E7355">
              <w:rPr>
                <w:rFonts w:ascii="Times New Roman" w:hAnsi="Times New Roman" w:cs="Times New Roman"/>
              </w:rPr>
              <w:t>1.7</w:t>
            </w:r>
            <w:r w:rsidR="00443F55">
              <w:rPr>
                <w:rFonts w:ascii="Times New Roman" w:hAnsi="Times New Roman" w:cs="Times New Roman"/>
              </w:rPr>
              <w:t>0</w:t>
            </w:r>
          </w:p>
        </w:tc>
        <w:tc>
          <w:tcPr>
            <w:tcW w:w="1679" w:type="dxa"/>
          </w:tcPr>
          <w:p w14:paraId="620C3F78" w14:textId="485AB424" w:rsidR="008E002A" w:rsidRPr="000E7355" w:rsidRDefault="0000255F" w:rsidP="008E002A">
            <w:pPr>
              <w:jc w:val="center"/>
              <w:rPr>
                <w:rFonts w:ascii="Times New Roman" w:hAnsi="Times New Roman" w:cs="Times New Roman"/>
              </w:rPr>
            </w:pPr>
            <w:r w:rsidRPr="000E7355">
              <w:rPr>
                <w:rFonts w:ascii="Times New Roman" w:hAnsi="Times New Roman" w:cs="Times New Roman"/>
              </w:rPr>
              <w:t>2.04</w:t>
            </w:r>
          </w:p>
        </w:tc>
      </w:tr>
      <w:tr w:rsidR="0000255F" w:rsidRPr="008E002A" w14:paraId="2E521060" w14:textId="77777777" w:rsidTr="000E7355">
        <w:tc>
          <w:tcPr>
            <w:tcW w:w="9360" w:type="dxa"/>
            <w:gridSpan w:val="5"/>
            <w:tcBorders>
              <w:bottom w:val="single" w:sz="4" w:space="0" w:color="auto"/>
            </w:tcBorders>
          </w:tcPr>
          <w:p w14:paraId="2B45C2E2" w14:textId="77777777" w:rsidR="0000255F" w:rsidRPr="000E7355" w:rsidRDefault="0000255F" w:rsidP="0000255F">
            <w:pPr>
              <w:jc w:val="center"/>
              <w:rPr>
                <w:rFonts w:ascii="Times New Roman" w:hAnsi="Times New Roman" w:cs="Times New Roman"/>
              </w:rPr>
            </w:pPr>
          </w:p>
        </w:tc>
      </w:tr>
      <w:tr w:rsidR="0000255F" w:rsidRPr="008E002A" w14:paraId="5056D83F" w14:textId="77777777" w:rsidTr="000E7355">
        <w:tc>
          <w:tcPr>
            <w:tcW w:w="4323" w:type="dxa"/>
            <w:gridSpan w:val="2"/>
            <w:tcBorders>
              <w:top w:val="single" w:sz="4" w:space="0" w:color="auto"/>
            </w:tcBorders>
          </w:tcPr>
          <w:p w14:paraId="1B7C0271" w14:textId="60A0ECA9" w:rsidR="0000255F" w:rsidRPr="000E7355" w:rsidRDefault="0000255F" w:rsidP="0000255F">
            <w:pPr>
              <w:rPr>
                <w:rFonts w:ascii="Times New Roman" w:hAnsi="Times New Roman" w:cs="Times New Roman"/>
                <w:b/>
                <w:bCs/>
              </w:rPr>
            </w:pPr>
            <w:r w:rsidRPr="000E7355">
              <w:rPr>
                <w:rFonts w:ascii="Times New Roman" w:hAnsi="Times New Roman" w:cs="Times New Roman"/>
                <w:b/>
                <w:bCs/>
              </w:rPr>
              <w:t>50-m warmed/</w:t>
            </w:r>
            <w:proofErr w:type="spellStart"/>
            <w:r w:rsidRPr="000E7355">
              <w:rPr>
                <w:rFonts w:ascii="Times New Roman" w:hAnsi="Times New Roman" w:cs="Times New Roman"/>
                <w:b/>
                <w:bCs/>
              </w:rPr>
              <w:t>unwarmed</w:t>
            </w:r>
            <w:proofErr w:type="spellEnd"/>
            <w:r w:rsidRPr="000E7355">
              <w:rPr>
                <w:rFonts w:ascii="Times New Roman" w:hAnsi="Times New Roman" w:cs="Times New Roman"/>
                <w:b/>
                <w:bCs/>
              </w:rPr>
              <w:t xml:space="preserve"> risk ratio</w:t>
            </w:r>
          </w:p>
        </w:tc>
        <w:tc>
          <w:tcPr>
            <w:tcW w:w="1679" w:type="dxa"/>
            <w:tcBorders>
              <w:top w:val="single" w:sz="4" w:space="0" w:color="auto"/>
            </w:tcBorders>
          </w:tcPr>
          <w:p w14:paraId="7F767074" w14:textId="77777777" w:rsidR="0000255F" w:rsidRPr="000E7355" w:rsidRDefault="0000255F" w:rsidP="0000255F">
            <w:pPr>
              <w:jc w:val="center"/>
              <w:rPr>
                <w:rFonts w:ascii="Times New Roman" w:hAnsi="Times New Roman" w:cs="Times New Roman"/>
              </w:rPr>
            </w:pPr>
          </w:p>
        </w:tc>
        <w:tc>
          <w:tcPr>
            <w:tcW w:w="1679" w:type="dxa"/>
            <w:tcBorders>
              <w:top w:val="single" w:sz="4" w:space="0" w:color="auto"/>
            </w:tcBorders>
          </w:tcPr>
          <w:p w14:paraId="7DC51650" w14:textId="77777777" w:rsidR="0000255F" w:rsidRPr="000E7355" w:rsidRDefault="0000255F" w:rsidP="0000255F">
            <w:pPr>
              <w:jc w:val="center"/>
              <w:rPr>
                <w:rFonts w:ascii="Times New Roman" w:hAnsi="Times New Roman" w:cs="Times New Roman"/>
              </w:rPr>
            </w:pPr>
          </w:p>
        </w:tc>
        <w:tc>
          <w:tcPr>
            <w:tcW w:w="1679" w:type="dxa"/>
            <w:tcBorders>
              <w:top w:val="single" w:sz="4" w:space="0" w:color="auto"/>
            </w:tcBorders>
          </w:tcPr>
          <w:p w14:paraId="0CF5E4CA" w14:textId="77777777" w:rsidR="0000255F" w:rsidRPr="000E7355" w:rsidRDefault="0000255F" w:rsidP="0000255F">
            <w:pPr>
              <w:jc w:val="center"/>
              <w:rPr>
                <w:rFonts w:ascii="Times New Roman" w:hAnsi="Times New Roman" w:cs="Times New Roman"/>
              </w:rPr>
            </w:pPr>
          </w:p>
        </w:tc>
      </w:tr>
      <w:tr w:rsidR="0000255F" w:rsidRPr="008E002A" w14:paraId="7FEBB1D7" w14:textId="77777777" w:rsidTr="0000255F">
        <w:tc>
          <w:tcPr>
            <w:tcW w:w="2231" w:type="dxa"/>
          </w:tcPr>
          <w:p w14:paraId="75958BC3" w14:textId="10127188" w:rsidR="0000255F" w:rsidRPr="000E7355" w:rsidRDefault="0000255F" w:rsidP="0000255F">
            <w:pPr>
              <w:rPr>
                <w:rFonts w:ascii="Times New Roman" w:hAnsi="Times New Roman" w:cs="Times New Roman"/>
                <w:b/>
                <w:bCs/>
              </w:rPr>
            </w:pPr>
            <w:r w:rsidRPr="000E7355">
              <w:rPr>
                <w:rFonts w:ascii="Times New Roman" w:hAnsi="Times New Roman" w:cs="Times New Roman"/>
              </w:rPr>
              <w:t>CN</w:t>
            </w:r>
          </w:p>
        </w:tc>
        <w:tc>
          <w:tcPr>
            <w:tcW w:w="2092" w:type="dxa"/>
          </w:tcPr>
          <w:p w14:paraId="051FAC0F" w14:textId="77777777" w:rsidR="0000255F" w:rsidRPr="000E7355" w:rsidRDefault="0000255F" w:rsidP="0000255F">
            <w:pPr>
              <w:rPr>
                <w:rFonts w:ascii="Times New Roman" w:hAnsi="Times New Roman" w:cs="Times New Roman"/>
                <w:b/>
                <w:bCs/>
              </w:rPr>
            </w:pPr>
          </w:p>
        </w:tc>
        <w:tc>
          <w:tcPr>
            <w:tcW w:w="1679" w:type="dxa"/>
          </w:tcPr>
          <w:p w14:paraId="2B186470" w14:textId="6BB4F87D" w:rsidR="0000255F" w:rsidRPr="000E7355" w:rsidRDefault="0000255F" w:rsidP="0000255F">
            <w:pPr>
              <w:jc w:val="center"/>
              <w:rPr>
                <w:rFonts w:ascii="Times New Roman" w:hAnsi="Times New Roman" w:cs="Times New Roman"/>
              </w:rPr>
            </w:pPr>
            <w:r w:rsidRPr="000E7355">
              <w:rPr>
                <w:rFonts w:ascii="Times New Roman" w:hAnsi="Times New Roman" w:cs="Times New Roman"/>
              </w:rPr>
              <w:t>0.</w:t>
            </w:r>
            <w:r w:rsidR="00443F55">
              <w:rPr>
                <w:rFonts w:ascii="Times New Roman" w:hAnsi="Times New Roman" w:cs="Times New Roman"/>
              </w:rPr>
              <w:t>88</w:t>
            </w:r>
          </w:p>
        </w:tc>
        <w:tc>
          <w:tcPr>
            <w:tcW w:w="1679" w:type="dxa"/>
          </w:tcPr>
          <w:p w14:paraId="61D1DDE0" w14:textId="18ADCCF2" w:rsidR="0000255F" w:rsidRPr="000E7355" w:rsidRDefault="0000255F" w:rsidP="0000255F">
            <w:pPr>
              <w:jc w:val="center"/>
              <w:rPr>
                <w:rFonts w:ascii="Times New Roman" w:hAnsi="Times New Roman" w:cs="Times New Roman"/>
              </w:rPr>
            </w:pPr>
            <w:r w:rsidRPr="000E7355">
              <w:rPr>
                <w:rFonts w:ascii="Times New Roman" w:hAnsi="Times New Roman" w:cs="Times New Roman"/>
              </w:rPr>
              <w:t>1.6</w:t>
            </w:r>
            <w:r w:rsidR="00443F55">
              <w:rPr>
                <w:rFonts w:ascii="Times New Roman" w:hAnsi="Times New Roman" w:cs="Times New Roman"/>
              </w:rPr>
              <w:t>6</w:t>
            </w:r>
          </w:p>
        </w:tc>
        <w:tc>
          <w:tcPr>
            <w:tcW w:w="1679" w:type="dxa"/>
          </w:tcPr>
          <w:p w14:paraId="4B39B543" w14:textId="5E9C2B5E" w:rsidR="0000255F" w:rsidRPr="000E7355" w:rsidRDefault="0000255F" w:rsidP="0000255F">
            <w:pPr>
              <w:jc w:val="center"/>
              <w:rPr>
                <w:rFonts w:ascii="Times New Roman" w:hAnsi="Times New Roman" w:cs="Times New Roman"/>
              </w:rPr>
            </w:pPr>
            <w:r w:rsidRPr="000E7355">
              <w:rPr>
                <w:rFonts w:ascii="Times New Roman" w:hAnsi="Times New Roman" w:cs="Times New Roman"/>
              </w:rPr>
              <w:t>2.8</w:t>
            </w:r>
            <w:r w:rsidR="00443F55">
              <w:rPr>
                <w:rFonts w:ascii="Times New Roman" w:hAnsi="Times New Roman" w:cs="Times New Roman"/>
              </w:rPr>
              <w:t>8</w:t>
            </w:r>
          </w:p>
        </w:tc>
      </w:tr>
      <w:tr w:rsidR="0000255F" w:rsidRPr="008E002A" w14:paraId="45B091AF" w14:textId="77777777" w:rsidTr="0000255F">
        <w:tc>
          <w:tcPr>
            <w:tcW w:w="2231" w:type="dxa"/>
          </w:tcPr>
          <w:p w14:paraId="70A75C89" w14:textId="21D1BD1E" w:rsidR="0000255F" w:rsidRPr="000E7355" w:rsidRDefault="0000255F" w:rsidP="0000255F">
            <w:pPr>
              <w:rPr>
                <w:rFonts w:ascii="Times New Roman" w:hAnsi="Times New Roman" w:cs="Times New Roman"/>
              </w:rPr>
            </w:pPr>
            <w:r w:rsidRPr="000E7355">
              <w:rPr>
                <w:rFonts w:ascii="Times New Roman" w:hAnsi="Times New Roman" w:cs="Times New Roman"/>
              </w:rPr>
              <w:t>CA</w:t>
            </w:r>
          </w:p>
        </w:tc>
        <w:tc>
          <w:tcPr>
            <w:tcW w:w="2092" w:type="dxa"/>
          </w:tcPr>
          <w:p w14:paraId="5F95F817" w14:textId="77777777" w:rsidR="0000255F" w:rsidRPr="000E7355" w:rsidRDefault="0000255F" w:rsidP="0000255F">
            <w:pPr>
              <w:rPr>
                <w:rFonts w:ascii="Times New Roman" w:hAnsi="Times New Roman" w:cs="Times New Roman"/>
                <w:b/>
                <w:bCs/>
              </w:rPr>
            </w:pPr>
          </w:p>
        </w:tc>
        <w:tc>
          <w:tcPr>
            <w:tcW w:w="1679" w:type="dxa"/>
          </w:tcPr>
          <w:p w14:paraId="175B822B" w14:textId="28388B9E" w:rsidR="0000255F" w:rsidRPr="000E7355" w:rsidRDefault="0000255F" w:rsidP="0000255F">
            <w:pPr>
              <w:jc w:val="center"/>
              <w:rPr>
                <w:rFonts w:ascii="Times New Roman" w:hAnsi="Times New Roman" w:cs="Times New Roman"/>
              </w:rPr>
            </w:pPr>
            <w:r w:rsidRPr="000E7355">
              <w:rPr>
                <w:rFonts w:ascii="Times New Roman" w:hAnsi="Times New Roman" w:cs="Times New Roman"/>
              </w:rPr>
              <w:t>1.1</w:t>
            </w:r>
            <w:r w:rsidR="00443F55">
              <w:rPr>
                <w:rFonts w:ascii="Times New Roman" w:hAnsi="Times New Roman" w:cs="Times New Roman"/>
              </w:rPr>
              <w:t>4</w:t>
            </w:r>
          </w:p>
        </w:tc>
        <w:tc>
          <w:tcPr>
            <w:tcW w:w="1679" w:type="dxa"/>
          </w:tcPr>
          <w:p w14:paraId="2C9D701B" w14:textId="1C50F767" w:rsidR="0000255F" w:rsidRPr="000E7355" w:rsidRDefault="0000255F" w:rsidP="0000255F">
            <w:pPr>
              <w:jc w:val="center"/>
              <w:rPr>
                <w:rFonts w:ascii="Times New Roman" w:hAnsi="Times New Roman" w:cs="Times New Roman"/>
              </w:rPr>
            </w:pPr>
            <w:r w:rsidRPr="000E7355">
              <w:rPr>
                <w:rFonts w:ascii="Times New Roman" w:hAnsi="Times New Roman" w:cs="Times New Roman"/>
              </w:rPr>
              <w:t>2.4</w:t>
            </w:r>
            <w:r w:rsidR="00443F55">
              <w:rPr>
                <w:rFonts w:ascii="Times New Roman" w:hAnsi="Times New Roman" w:cs="Times New Roman"/>
              </w:rPr>
              <w:t>4</w:t>
            </w:r>
          </w:p>
        </w:tc>
        <w:tc>
          <w:tcPr>
            <w:tcW w:w="1679" w:type="dxa"/>
          </w:tcPr>
          <w:p w14:paraId="2EE29666" w14:textId="692FFD70" w:rsidR="0000255F" w:rsidRPr="000E7355" w:rsidRDefault="0000255F" w:rsidP="0000255F">
            <w:pPr>
              <w:jc w:val="center"/>
              <w:rPr>
                <w:rFonts w:ascii="Times New Roman" w:hAnsi="Times New Roman" w:cs="Times New Roman"/>
              </w:rPr>
            </w:pPr>
            <w:r w:rsidRPr="000E7355">
              <w:rPr>
                <w:rFonts w:ascii="Times New Roman" w:hAnsi="Times New Roman" w:cs="Times New Roman"/>
              </w:rPr>
              <w:t>4.</w:t>
            </w:r>
            <w:r w:rsidR="00443F55">
              <w:rPr>
                <w:rFonts w:ascii="Times New Roman" w:hAnsi="Times New Roman" w:cs="Times New Roman"/>
              </w:rPr>
              <w:t>68</w:t>
            </w:r>
          </w:p>
        </w:tc>
      </w:tr>
    </w:tbl>
    <w:p w14:paraId="749DDD73" w14:textId="617CDE75"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27"/>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27"/>
      <w:r w:rsidR="008C1950">
        <w:rPr>
          <w:rStyle w:val="CommentReference"/>
        </w:rPr>
        <w:commentReference w:id="27"/>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w:t>
      </w:r>
      <w:r w:rsidR="00973EC8">
        <w:rPr>
          <w:rFonts w:ascii="Times New Roman" w:hAnsi="Times New Roman" w:cs="Times New Roman"/>
          <w:color w:val="222222"/>
          <w:sz w:val="24"/>
          <w:szCs w:val="24"/>
          <w:shd w:val="clear" w:color="auto" w:fill="FFFFFF"/>
        </w:rPr>
        <w:t xml:space="preserve"> from the second set of dispersal simulations,</w:t>
      </w:r>
      <w:r w:rsidR="007F32D0">
        <w:rPr>
          <w:rFonts w:ascii="Times New Roman" w:hAnsi="Times New Roman" w:cs="Times New Roman"/>
          <w:color w:val="222222"/>
          <w:sz w:val="24"/>
          <w:szCs w:val="24"/>
          <w:shd w:val="clear" w:color="auto" w:fill="FFFFFF"/>
        </w:rPr>
        <w:t xml:space="preserve"> comparing warmed and </w:t>
      </w:r>
      <w:proofErr w:type="spellStart"/>
      <w:r w:rsidR="007F32D0">
        <w:rPr>
          <w:rFonts w:ascii="Times New Roman" w:hAnsi="Times New Roman" w:cs="Times New Roman"/>
          <w:color w:val="222222"/>
          <w:sz w:val="24"/>
          <w:szCs w:val="24"/>
          <w:shd w:val="clear" w:color="auto" w:fill="FFFFFF"/>
        </w:rPr>
        <w:t>unwarmed</w:t>
      </w:r>
      <w:proofErr w:type="spellEnd"/>
      <w:r w:rsidR="007F32D0">
        <w:rPr>
          <w:rFonts w:ascii="Times New Roman" w:hAnsi="Times New Roman" w:cs="Times New Roman"/>
          <w:color w:val="222222"/>
          <w:sz w:val="24"/>
          <w:szCs w:val="24"/>
          <w:shd w:val="clear" w:color="auto" w:fill="FFFFFF"/>
        </w:rPr>
        <w:t xml:space="preserve">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 xml:space="preserve">C. </w:t>
      </w:r>
      <w:proofErr w:type="spellStart"/>
      <w:r w:rsidR="007F32D0">
        <w:rPr>
          <w:rFonts w:ascii="Times New Roman" w:hAnsi="Times New Roman" w:cs="Times New Roman"/>
          <w:i/>
          <w:iCs/>
          <w:color w:val="222222"/>
          <w:sz w:val="24"/>
          <w:szCs w:val="24"/>
          <w:shd w:val="clear" w:color="auto" w:fill="FFFFFF"/>
        </w:rPr>
        <w:t>acanthoides</w:t>
      </w:r>
      <w:proofErr w:type="spellEnd"/>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proofErr w:type="gramStart"/>
      <w:r w:rsidR="00E076B0">
        <w:rPr>
          <w:rFonts w:ascii="Times New Roman" w:hAnsi="Times New Roman" w:cs="Times New Roman"/>
          <w:color w:val="222222"/>
          <w:sz w:val="24"/>
          <w:szCs w:val="24"/>
          <w:shd w:val="clear" w:color="auto" w:fill="FFFFFF"/>
        </w:rPr>
        <w:t>), and</w:t>
      </w:r>
      <w:proofErr w:type="gramEnd"/>
      <w:r w:rsidR="00E076B0">
        <w:rPr>
          <w:rFonts w:ascii="Times New Roman" w:hAnsi="Times New Roman" w:cs="Times New Roman"/>
          <w:color w:val="222222"/>
          <w:sz w:val="24"/>
          <w:szCs w:val="24"/>
          <w:shd w:val="clear" w:color="auto" w:fill="FFFFFF"/>
        </w:rPr>
        <w:t xml:space="preserve">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AA52CE" w:rsidRDefault="008C0679" w:rsidP="001C6656">
            <w:pPr>
              <w:rPr>
                <w:rFonts w:ascii="Times New Roman" w:hAnsi="Times New Roman" w:cs="Times New Roman"/>
                <w:b/>
                <w:bCs/>
              </w:rPr>
            </w:pPr>
          </w:p>
        </w:tc>
        <w:tc>
          <w:tcPr>
            <w:tcW w:w="1704" w:type="dxa"/>
            <w:tcBorders>
              <w:bottom w:val="single" w:sz="18" w:space="0" w:color="auto"/>
            </w:tcBorders>
          </w:tcPr>
          <w:p w14:paraId="713960DC" w14:textId="77777777" w:rsidR="008C0679" w:rsidRPr="00AA52CE" w:rsidRDefault="008C0679" w:rsidP="001C6656">
            <w:pPr>
              <w:jc w:val="center"/>
              <w:rPr>
                <w:rFonts w:ascii="Times New Roman" w:hAnsi="Times New Roman" w:cs="Times New Roman"/>
                <w:b/>
                <w:bCs/>
              </w:rPr>
            </w:pPr>
            <w:r w:rsidRPr="00AA52CE">
              <w:rPr>
                <w:rFonts w:ascii="Times New Roman" w:hAnsi="Times New Roman" w:cs="Times New Roman"/>
                <w:b/>
                <w:bCs/>
              </w:rPr>
              <w:t>95% BI Lower</w:t>
            </w:r>
          </w:p>
        </w:tc>
        <w:tc>
          <w:tcPr>
            <w:tcW w:w="1704" w:type="dxa"/>
            <w:tcBorders>
              <w:bottom w:val="single" w:sz="18" w:space="0" w:color="auto"/>
            </w:tcBorders>
          </w:tcPr>
          <w:p w14:paraId="4145C312" w14:textId="77777777" w:rsidR="008C0679" w:rsidRPr="00AA52CE" w:rsidRDefault="008C0679" w:rsidP="001C6656">
            <w:pPr>
              <w:jc w:val="center"/>
              <w:rPr>
                <w:rFonts w:ascii="Times New Roman" w:hAnsi="Times New Roman" w:cs="Times New Roman"/>
                <w:b/>
                <w:bCs/>
              </w:rPr>
            </w:pPr>
            <w:r w:rsidRPr="00AA52CE">
              <w:rPr>
                <w:rFonts w:ascii="Times New Roman" w:hAnsi="Times New Roman" w:cs="Times New Roman"/>
                <w:b/>
                <w:bCs/>
              </w:rPr>
              <w:t>Mean</w:t>
            </w:r>
          </w:p>
        </w:tc>
        <w:tc>
          <w:tcPr>
            <w:tcW w:w="1705" w:type="dxa"/>
            <w:tcBorders>
              <w:bottom w:val="single" w:sz="18" w:space="0" w:color="auto"/>
            </w:tcBorders>
          </w:tcPr>
          <w:p w14:paraId="2C5959CA" w14:textId="77777777" w:rsidR="008C0679" w:rsidRPr="00AA52CE" w:rsidRDefault="008C0679" w:rsidP="001C6656">
            <w:pPr>
              <w:jc w:val="center"/>
              <w:rPr>
                <w:rFonts w:ascii="Times New Roman" w:hAnsi="Times New Roman" w:cs="Times New Roman"/>
                <w:b/>
                <w:bCs/>
              </w:rPr>
            </w:pPr>
            <w:r w:rsidRPr="00AA52CE">
              <w:rPr>
                <w:rFonts w:ascii="Times New Roman" w:hAnsi="Times New Roman" w:cs="Times New Roman"/>
                <w:b/>
                <w:bCs/>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AA52CE" w:rsidRDefault="007F32D0" w:rsidP="001C6656">
            <w:pPr>
              <w:rPr>
                <w:rFonts w:ascii="Times New Roman" w:hAnsi="Times New Roman" w:cs="Times New Roman"/>
                <w:b/>
                <w:bCs/>
              </w:rPr>
            </w:pPr>
            <w:r w:rsidRPr="00AA52CE">
              <w:rPr>
                <w:rFonts w:ascii="Times New Roman" w:hAnsi="Times New Roman" w:cs="Times New Roman"/>
                <w:b/>
                <w:bCs/>
              </w:rPr>
              <w:t>Mean dispersal distance (m)</w:t>
            </w:r>
          </w:p>
        </w:tc>
        <w:tc>
          <w:tcPr>
            <w:tcW w:w="1704" w:type="dxa"/>
            <w:tcBorders>
              <w:top w:val="single" w:sz="18" w:space="0" w:color="auto"/>
            </w:tcBorders>
          </w:tcPr>
          <w:p w14:paraId="585ADA9D" w14:textId="77777777" w:rsidR="007F32D0" w:rsidRPr="00AA52CE" w:rsidRDefault="007F32D0" w:rsidP="001C6656">
            <w:pPr>
              <w:rPr>
                <w:rFonts w:ascii="Times New Roman" w:hAnsi="Times New Roman" w:cs="Times New Roman"/>
                <w:b/>
                <w:bCs/>
              </w:rPr>
            </w:pPr>
          </w:p>
        </w:tc>
        <w:tc>
          <w:tcPr>
            <w:tcW w:w="1704" w:type="dxa"/>
            <w:tcBorders>
              <w:top w:val="single" w:sz="18" w:space="0" w:color="auto"/>
            </w:tcBorders>
          </w:tcPr>
          <w:p w14:paraId="3081A888" w14:textId="77777777" w:rsidR="007F32D0" w:rsidRPr="00AA52CE" w:rsidRDefault="007F32D0" w:rsidP="001C6656">
            <w:pPr>
              <w:rPr>
                <w:rFonts w:ascii="Times New Roman" w:hAnsi="Times New Roman" w:cs="Times New Roman"/>
                <w:b/>
                <w:bCs/>
              </w:rPr>
            </w:pPr>
          </w:p>
        </w:tc>
        <w:tc>
          <w:tcPr>
            <w:tcW w:w="1705" w:type="dxa"/>
            <w:tcBorders>
              <w:top w:val="single" w:sz="18" w:space="0" w:color="auto"/>
            </w:tcBorders>
          </w:tcPr>
          <w:p w14:paraId="792B27AB" w14:textId="77777777" w:rsidR="007F32D0" w:rsidRPr="00AA52CE" w:rsidRDefault="007F32D0" w:rsidP="001C6656">
            <w:pPr>
              <w:rPr>
                <w:rFonts w:ascii="Times New Roman" w:hAnsi="Times New Roman" w:cs="Times New Roman"/>
                <w:b/>
                <w:bCs/>
              </w:rPr>
            </w:pPr>
          </w:p>
        </w:tc>
      </w:tr>
      <w:tr w:rsidR="007F32D0" w:rsidRPr="008E002A" w14:paraId="050114C3" w14:textId="77777777" w:rsidTr="000408C4">
        <w:tc>
          <w:tcPr>
            <w:tcW w:w="1218" w:type="dxa"/>
          </w:tcPr>
          <w:p w14:paraId="4B3AA4B9" w14:textId="77777777" w:rsidR="007F32D0" w:rsidRPr="00FB7489" w:rsidRDefault="007F32D0" w:rsidP="001C6656">
            <w:pPr>
              <w:rPr>
                <w:rFonts w:ascii="Times New Roman" w:hAnsi="Times New Roman" w:cs="Times New Roman"/>
              </w:rPr>
            </w:pPr>
            <w:r w:rsidRPr="00FB7489">
              <w:rPr>
                <w:rFonts w:ascii="Times New Roman" w:hAnsi="Times New Roman" w:cs="Times New Roman"/>
              </w:rPr>
              <w:t>CN</w:t>
            </w:r>
          </w:p>
        </w:tc>
        <w:tc>
          <w:tcPr>
            <w:tcW w:w="1493" w:type="dxa"/>
          </w:tcPr>
          <w:p w14:paraId="470969CF" w14:textId="44963B08" w:rsidR="007F32D0" w:rsidRPr="00FB7489" w:rsidRDefault="007F32D0" w:rsidP="001C6656">
            <w:pPr>
              <w:rPr>
                <w:rFonts w:ascii="Times New Roman" w:hAnsi="Times New Roman" w:cs="Times New Roman"/>
              </w:rPr>
            </w:pPr>
            <w:r w:rsidRPr="00FB7489">
              <w:rPr>
                <w:rFonts w:ascii="Times New Roman" w:hAnsi="Times New Roman" w:cs="Times New Roman"/>
              </w:rPr>
              <w:t>Height Dist.</w:t>
            </w:r>
          </w:p>
        </w:tc>
        <w:tc>
          <w:tcPr>
            <w:tcW w:w="1536" w:type="dxa"/>
          </w:tcPr>
          <w:p w14:paraId="23CE38F5" w14:textId="7849ECAC" w:rsidR="007F32D0" w:rsidRPr="00FB7489" w:rsidRDefault="007F32D0" w:rsidP="001C6656">
            <w:pPr>
              <w:rPr>
                <w:rFonts w:ascii="Times New Roman" w:hAnsi="Times New Roman" w:cs="Times New Roman"/>
              </w:rPr>
            </w:pPr>
            <w:proofErr w:type="spellStart"/>
            <w:r w:rsidRPr="00FB7489">
              <w:rPr>
                <w:rFonts w:ascii="Times New Roman" w:hAnsi="Times New Roman" w:cs="Times New Roman"/>
              </w:rPr>
              <w:t>Unwarmed</w:t>
            </w:r>
            <w:proofErr w:type="spellEnd"/>
          </w:p>
        </w:tc>
        <w:tc>
          <w:tcPr>
            <w:tcW w:w="1704" w:type="dxa"/>
          </w:tcPr>
          <w:p w14:paraId="396BCA20" w14:textId="4950F45C" w:rsidR="007F32D0" w:rsidRPr="00FB7489" w:rsidRDefault="000346BF" w:rsidP="001C6656">
            <w:pPr>
              <w:jc w:val="center"/>
              <w:rPr>
                <w:rFonts w:ascii="Times New Roman" w:hAnsi="Times New Roman" w:cs="Times New Roman"/>
              </w:rPr>
            </w:pPr>
            <w:r w:rsidRPr="00FB7489">
              <w:rPr>
                <w:rFonts w:ascii="Times New Roman" w:hAnsi="Times New Roman" w:cs="Times New Roman"/>
              </w:rPr>
              <w:t>2.</w:t>
            </w:r>
            <w:r w:rsidR="002719D3" w:rsidRPr="00FB7489">
              <w:rPr>
                <w:rFonts w:ascii="Times New Roman" w:hAnsi="Times New Roman" w:cs="Times New Roman"/>
              </w:rPr>
              <w:t>8</w:t>
            </w:r>
            <w:r w:rsidR="002719D3">
              <w:rPr>
                <w:rFonts w:ascii="Times New Roman" w:hAnsi="Times New Roman" w:cs="Times New Roman"/>
              </w:rPr>
              <w:t>4</w:t>
            </w:r>
          </w:p>
        </w:tc>
        <w:tc>
          <w:tcPr>
            <w:tcW w:w="1704" w:type="dxa"/>
          </w:tcPr>
          <w:p w14:paraId="7735ED29" w14:textId="41BB53C6" w:rsidR="007F32D0" w:rsidRPr="00FB7489" w:rsidRDefault="000346BF" w:rsidP="001C6656">
            <w:pPr>
              <w:jc w:val="center"/>
              <w:rPr>
                <w:rFonts w:ascii="Times New Roman" w:hAnsi="Times New Roman" w:cs="Times New Roman"/>
              </w:rPr>
            </w:pPr>
            <w:r w:rsidRPr="00FB7489">
              <w:rPr>
                <w:rFonts w:ascii="Times New Roman" w:hAnsi="Times New Roman" w:cs="Times New Roman"/>
              </w:rPr>
              <w:t>3.</w:t>
            </w:r>
            <w:r w:rsidR="002719D3" w:rsidRPr="00FB7489">
              <w:rPr>
                <w:rFonts w:ascii="Times New Roman" w:hAnsi="Times New Roman" w:cs="Times New Roman"/>
              </w:rPr>
              <w:t>0</w:t>
            </w:r>
            <w:r w:rsidR="002719D3">
              <w:rPr>
                <w:rFonts w:ascii="Times New Roman" w:hAnsi="Times New Roman" w:cs="Times New Roman"/>
              </w:rPr>
              <w:t>5</w:t>
            </w:r>
          </w:p>
        </w:tc>
        <w:tc>
          <w:tcPr>
            <w:tcW w:w="1705" w:type="dxa"/>
          </w:tcPr>
          <w:p w14:paraId="6AD83F4B" w14:textId="1D17FFBA" w:rsidR="007F32D0" w:rsidRPr="00FB7489" w:rsidRDefault="000346BF" w:rsidP="001C6656">
            <w:pPr>
              <w:jc w:val="center"/>
              <w:rPr>
                <w:rFonts w:ascii="Times New Roman" w:hAnsi="Times New Roman" w:cs="Times New Roman"/>
              </w:rPr>
            </w:pPr>
            <w:r w:rsidRPr="00FB7489">
              <w:rPr>
                <w:rFonts w:ascii="Times New Roman" w:hAnsi="Times New Roman" w:cs="Times New Roman"/>
              </w:rPr>
              <w:t>3.26</w:t>
            </w:r>
          </w:p>
        </w:tc>
      </w:tr>
      <w:tr w:rsidR="007F32D0" w:rsidRPr="008E002A" w14:paraId="5ACCCE49" w14:textId="77777777" w:rsidTr="000408C4">
        <w:tc>
          <w:tcPr>
            <w:tcW w:w="1218" w:type="dxa"/>
          </w:tcPr>
          <w:p w14:paraId="158641B4" w14:textId="77777777" w:rsidR="007F32D0" w:rsidRPr="00AA52CE" w:rsidRDefault="007F32D0" w:rsidP="001C6656">
            <w:pPr>
              <w:rPr>
                <w:rFonts w:ascii="Times New Roman" w:hAnsi="Times New Roman" w:cs="Times New Roman"/>
              </w:rPr>
            </w:pPr>
          </w:p>
        </w:tc>
        <w:tc>
          <w:tcPr>
            <w:tcW w:w="1493" w:type="dxa"/>
          </w:tcPr>
          <w:p w14:paraId="0FC9A53C" w14:textId="77777777" w:rsidR="007F32D0" w:rsidRPr="00AA52CE" w:rsidRDefault="007F32D0" w:rsidP="001C6656">
            <w:pPr>
              <w:rPr>
                <w:rFonts w:ascii="Times New Roman" w:hAnsi="Times New Roman" w:cs="Times New Roman"/>
              </w:rPr>
            </w:pPr>
          </w:p>
        </w:tc>
        <w:tc>
          <w:tcPr>
            <w:tcW w:w="1536" w:type="dxa"/>
          </w:tcPr>
          <w:p w14:paraId="5A934718" w14:textId="4F2D169F" w:rsidR="007F32D0" w:rsidRPr="00AA52CE" w:rsidRDefault="007F32D0" w:rsidP="001C6656">
            <w:pPr>
              <w:rPr>
                <w:rFonts w:ascii="Times New Roman" w:hAnsi="Times New Roman" w:cs="Times New Roman"/>
              </w:rPr>
            </w:pPr>
            <w:r w:rsidRPr="00AA52CE">
              <w:rPr>
                <w:rFonts w:ascii="Times New Roman" w:hAnsi="Times New Roman" w:cs="Times New Roman"/>
              </w:rPr>
              <w:t>Warmed</w:t>
            </w:r>
          </w:p>
        </w:tc>
        <w:tc>
          <w:tcPr>
            <w:tcW w:w="1704" w:type="dxa"/>
          </w:tcPr>
          <w:p w14:paraId="5F1B401B" w14:textId="5144BEAC" w:rsidR="007F32D0" w:rsidRPr="00AA52CE" w:rsidRDefault="000346BF" w:rsidP="001C6656">
            <w:pPr>
              <w:jc w:val="center"/>
              <w:rPr>
                <w:rFonts w:ascii="Times New Roman" w:hAnsi="Times New Roman" w:cs="Times New Roman"/>
              </w:rPr>
            </w:pPr>
            <w:r w:rsidRPr="00AA52CE">
              <w:rPr>
                <w:rFonts w:ascii="Times New Roman" w:hAnsi="Times New Roman" w:cs="Times New Roman"/>
              </w:rPr>
              <w:t>3.46</w:t>
            </w:r>
          </w:p>
        </w:tc>
        <w:tc>
          <w:tcPr>
            <w:tcW w:w="1704" w:type="dxa"/>
          </w:tcPr>
          <w:p w14:paraId="3377243A" w14:textId="0898C7DE" w:rsidR="007F32D0" w:rsidRPr="00AA52CE" w:rsidRDefault="000346BF" w:rsidP="001C6656">
            <w:pPr>
              <w:jc w:val="center"/>
              <w:rPr>
                <w:rFonts w:ascii="Times New Roman" w:hAnsi="Times New Roman" w:cs="Times New Roman"/>
              </w:rPr>
            </w:pPr>
            <w:r w:rsidRPr="00AA52CE">
              <w:rPr>
                <w:rFonts w:ascii="Times New Roman" w:hAnsi="Times New Roman" w:cs="Times New Roman"/>
              </w:rPr>
              <w:t>3.70</w:t>
            </w:r>
          </w:p>
        </w:tc>
        <w:tc>
          <w:tcPr>
            <w:tcW w:w="1705" w:type="dxa"/>
          </w:tcPr>
          <w:p w14:paraId="7CB5856E" w14:textId="504621E0" w:rsidR="007F32D0" w:rsidRPr="00AA52CE" w:rsidRDefault="00EC4A65" w:rsidP="001C6656">
            <w:pPr>
              <w:jc w:val="center"/>
              <w:rPr>
                <w:rFonts w:ascii="Times New Roman" w:hAnsi="Times New Roman" w:cs="Times New Roman"/>
              </w:rPr>
            </w:pPr>
            <w:r w:rsidRPr="00AA52CE">
              <w:rPr>
                <w:rFonts w:ascii="Times New Roman" w:hAnsi="Times New Roman" w:cs="Times New Roman"/>
              </w:rPr>
              <w:t>3.</w:t>
            </w:r>
            <w:r w:rsidR="000346BF" w:rsidRPr="00AA52CE">
              <w:rPr>
                <w:rFonts w:ascii="Times New Roman" w:hAnsi="Times New Roman" w:cs="Times New Roman"/>
              </w:rPr>
              <w:t>97</w:t>
            </w:r>
          </w:p>
        </w:tc>
      </w:tr>
      <w:tr w:rsidR="007F32D0" w:rsidRPr="008E002A" w14:paraId="2C303417" w14:textId="77777777" w:rsidTr="000408C4">
        <w:tc>
          <w:tcPr>
            <w:tcW w:w="1218" w:type="dxa"/>
          </w:tcPr>
          <w:p w14:paraId="6F258A23" w14:textId="77777777" w:rsidR="007F32D0" w:rsidRPr="00AA52CE" w:rsidRDefault="007F32D0" w:rsidP="007F32D0">
            <w:pPr>
              <w:rPr>
                <w:rFonts w:ascii="Times New Roman" w:hAnsi="Times New Roman" w:cs="Times New Roman"/>
              </w:rPr>
            </w:pPr>
          </w:p>
        </w:tc>
        <w:tc>
          <w:tcPr>
            <w:tcW w:w="1493" w:type="dxa"/>
          </w:tcPr>
          <w:p w14:paraId="0E315EE6" w14:textId="2DBEB239" w:rsidR="007F32D0" w:rsidRPr="00AA52CE" w:rsidRDefault="007F32D0" w:rsidP="007F32D0">
            <w:pPr>
              <w:rPr>
                <w:rFonts w:ascii="Times New Roman" w:hAnsi="Times New Roman" w:cs="Times New Roman"/>
              </w:rPr>
            </w:pPr>
            <w:r w:rsidRPr="00AA52CE">
              <w:rPr>
                <w:rFonts w:ascii="Times New Roman" w:hAnsi="Times New Roman" w:cs="Times New Roman"/>
              </w:rPr>
              <w:t>Max. Height</w:t>
            </w:r>
          </w:p>
        </w:tc>
        <w:tc>
          <w:tcPr>
            <w:tcW w:w="1536" w:type="dxa"/>
          </w:tcPr>
          <w:p w14:paraId="17124C8A" w14:textId="49C42BD0" w:rsidR="007F32D0" w:rsidRPr="00AA52CE" w:rsidRDefault="007F32D0" w:rsidP="007F32D0">
            <w:pPr>
              <w:rPr>
                <w:rFonts w:ascii="Times New Roman" w:hAnsi="Times New Roman" w:cs="Times New Roman"/>
              </w:rPr>
            </w:pPr>
            <w:proofErr w:type="spellStart"/>
            <w:r w:rsidRPr="00AA52CE">
              <w:rPr>
                <w:rFonts w:ascii="Times New Roman" w:hAnsi="Times New Roman" w:cs="Times New Roman"/>
              </w:rPr>
              <w:t>Unwarmed</w:t>
            </w:r>
            <w:proofErr w:type="spellEnd"/>
          </w:p>
        </w:tc>
        <w:tc>
          <w:tcPr>
            <w:tcW w:w="1704" w:type="dxa"/>
          </w:tcPr>
          <w:p w14:paraId="340EF957" w14:textId="4A89B16A"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w:t>
            </w:r>
            <w:r w:rsidR="002719D3" w:rsidRPr="00AA52CE">
              <w:rPr>
                <w:rFonts w:ascii="Times New Roman" w:hAnsi="Times New Roman" w:cs="Times New Roman"/>
              </w:rPr>
              <w:t>2</w:t>
            </w:r>
            <w:r w:rsidR="002719D3">
              <w:rPr>
                <w:rFonts w:ascii="Times New Roman" w:hAnsi="Times New Roman" w:cs="Times New Roman"/>
              </w:rPr>
              <w:t>3</w:t>
            </w:r>
          </w:p>
        </w:tc>
        <w:tc>
          <w:tcPr>
            <w:tcW w:w="1704" w:type="dxa"/>
          </w:tcPr>
          <w:p w14:paraId="3D8042B7" w14:textId="4CCAA5EF"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3.44</w:t>
            </w:r>
          </w:p>
        </w:tc>
        <w:tc>
          <w:tcPr>
            <w:tcW w:w="1705" w:type="dxa"/>
          </w:tcPr>
          <w:p w14:paraId="7C8C4496" w14:textId="154CA615"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3.65</w:t>
            </w:r>
          </w:p>
        </w:tc>
      </w:tr>
      <w:tr w:rsidR="007F32D0" w:rsidRPr="008E002A" w14:paraId="3319CEFE" w14:textId="77777777" w:rsidTr="000408C4">
        <w:tc>
          <w:tcPr>
            <w:tcW w:w="1218" w:type="dxa"/>
          </w:tcPr>
          <w:p w14:paraId="4E16A2E7" w14:textId="77777777" w:rsidR="007F32D0" w:rsidRPr="00AA52CE" w:rsidRDefault="007F32D0" w:rsidP="007F32D0">
            <w:pPr>
              <w:rPr>
                <w:rFonts w:ascii="Times New Roman" w:hAnsi="Times New Roman" w:cs="Times New Roman"/>
              </w:rPr>
            </w:pPr>
          </w:p>
        </w:tc>
        <w:tc>
          <w:tcPr>
            <w:tcW w:w="1493" w:type="dxa"/>
          </w:tcPr>
          <w:p w14:paraId="557457FA" w14:textId="77777777" w:rsidR="007F32D0" w:rsidRPr="00AA52CE" w:rsidRDefault="007F32D0" w:rsidP="007F32D0">
            <w:pPr>
              <w:rPr>
                <w:rFonts w:ascii="Times New Roman" w:hAnsi="Times New Roman" w:cs="Times New Roman"/>
              </w:rPr>
            </w:pPr>
          </w:p>
        </w:tc>
        <w:tc>
          <w:tcPr>
            <w:tcW w:w="1536" w:type="dxa"/>
          </w:tcPr>
          <w:p w14:paraId="6B5FE669" w14:textId="05D19EC9" w:rsidR="007F32D0" w:rsidRPr="00AA52CE" w:rsidRDefault="007F32D0" w:rsidP="007F32D0">
            <w:pPr>
              <w:rPr>
                <w:rFonts w:ascii="Times New Roman" w:hAnsi="Times New Roman" w:cs="Times New Roman"/>
              </w:rPr>
            </w:pPr>
            <w:r w:rsidRPr="00AA52CE">
              <w:rPr>
                <w:rFonts w:ascii="Times New Roman" w:hAnsi="Times New Roman" w:cs="Times New Roman"/>
              </w:rPr>
              <w:t>Warmed</w:t>
            </w:r>
          </w:p>
        </w:tc>
        <w:tc>
          <w:tcPr>
            <w:tcW w:w="1704" w:type="dxa"/>
          </w:tcPr>
          <w:p w14:paraId="59174D1E" w14:textId="388C2874"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3.86</w:t>
            </w:r>
          </w:p>
        </w:tc>
        <w:tc>
          <w:tcPr>
            <w:tcW w:w="1704" w:type="dxa"/>
          </w:tcPr>
          <w:p w14:paraId="6DF66537" w14:textId="73F8C626" w:rsidR="007F32D0" w:rsidRPr="00AA52CE" w:rsidRDefault="000346BF" w:rsidP="007F32D0">
            <w:pPr>
              <w:jc w:val="center"/>
              <w:rPr>
                <w:rFonts w:ascii="Times New Roman" w:hAnsi="Times New Roman" w:cs="Times New Roman"/>
              </w:rPr>
            </w:pPr>
            <w:r w:rsidRPr="00AA52CE">
              <w:rPr>
                <w:rFonts w:ascii="Times New Roman" w:hAnsi="Times New Roman" w:cs="Times New Roman"/>
              </w:rPr>
              <w:t>4.12</w:t>
            </w:r>
          </w:p>
        </w:tc>
        <w:tc>
          <w:tcPr>
            <w:tcW w:w="1705" w:type="dxa"/>
          </w:tcPr>
          <w:p w14:paraId="2095EFB6" w14:textId="29D6A21B" w:rsidR="007F32D0" w:rsidRPr="00AA52CE" w:rsidRDefault="000346BF" w:rsidP="007F32D0">
            <w:pPr>
              <w:jc w:val="center"/>
              <w:rPr>
                <w:rFonts w:ascii="Times New Roman" w:hAnsi="Times New Roman" w:cs="Times New Roman"/>
              </w:rPr>
            </w:pPr>
            <w:r w:rsidRPr="00AA52CE">
              <w:rPr>
                <w:rFonts w:ascii="Times New Roman" w:hAnsi="Times New Roman" w:cs="Times New Roman"/>
              </w:rPr>
              <w:t>4.38</w:t>
            </w:r>
          </w:p>
        </w:tc>
      </w:tr>
      <w:tr w:rsidR="007F32D0" w:rsidRPr="008E002A" w14:paraId="4CF399E2" w14:textId="77777777" w:rsidTr="000408C4">
        <w:tc>
          <w:tcPr>
            <w:tcW w:w="1218" w:type="dxa"/>
          </w:tcPr>
          <w:p w14:paraId="7E12B423" w14:textId="77777777" w:rsidR="007F32D0" w:rsidRPr="00AA52CE" w:rsidRDefault="007F32D0" w:rsidP="007F32D0">
            <w:pPr>
              <w:rPr>
                <w:rFonts w:ascii="Times New Roman" w:hAnsi="Times New Roman" w:cs="Times New Roman"/>
              </w:rPr>
            </w:pPr>
            <w:r w:rsidRPr="00AA52CE">
              <w:rPr>
                <w:rFonts w:ascii="Times New Roman" w:hAnsi="Times New Roman" w:cs="Times New Roman"/>
              </w:rPr>
              <w:t>CA</w:t>
            </w:r>
          </w:p>
        </w:tc>
        <w:tc>
          <w:tcPr>
            <w:tcW w:w="1493" w:type="dxa"/>
          </w:tcPr>
          <w:p w14:paraId="0B61D216" w14:textId="3B6F4AB4" w:rsidR="007F32D0" w:rsidRPr="00AA52CE" w:rsidRDefault="007F32D0" w:rsidP="007F32D0">
            <w:pPr>
              <w:rPr>
                <w:rFonts w:ascii="Times New Roman" w:hAnsi="Times New Roman" w:cs="Times New Roman"/>
              </w:rPr>
            </w:pPr>
            <w:r w:rsidRPr="00AA52CE">
              <w:rPr>
                <w:rFonts w:ascii="Times New Roman" w:hAnsi="Times New Roman" w:cs="Times New Roman"/>
              </w:rPr>
              <w:t>Height Dist.</w:t>
            </w:r>
          </w:p>
        </w:tc>
        <w:tc>
          <w:tcPr>
            <w:tcW w:w="1536" w:type="dxa"/>
          </w:tcPr>
          <w:p w14:paraId="2E9598F4" w14:textId="6CF37DD1" w:rsidR="007F32D0" w:rsidRPr="00AA52CE" w:rsidRDefault="007F32D0" w:rsidP="007F32D0">
            <w:pPr>
              <w:rPr>
                <w:rFonts w:ascii="Times New Roman" w:hAnsi="Times New Roman" w:cs="Times New Roman"/>
              </w:rPr>
            </w:pPr>
            <w:proofErr w:type="spellStart"/>
            <w:r w:rsidRPr="00AA52CE">
              <w:rPr>
                <w:rFonts w:ascii="Times New Roman" w:hAnsi="Times New Roman" w:cs="Times New Roman"/>
              </w:rPr>
              <w:t>Unwarmed</w:t>
            </w:r>
            <w:proofErr w:type="spellEnd"/>
          </w:p>
        </w:tc>
        <w:tc>
          <w:tcPr>
            <w:tcW w:w="1704" w:type="dxa"/>
          </w:tcPr>
          <w:p w14:paraId="3C199465" w14:textId="1F680B39" w:rsidR="007F32D0" w:rsidRPr="00AA52CE" w:rsidRDefault="000346BF" w:rsidP="007F32D0">
            <w:pPr>
              <w:jc w:val="center"/>
              <w:rPr>
                <w:rFonts w:ascii="Times New Roman" w:hAnsi="Times New Roman" w:cs="Times New Roman"/>
              </w:rPr>
            </w:pPr>
            <w:r w:rsidRPr="00AA52CE">
              <w:rPr>
                <w:rFonts w:ascii="Times New Roman" w:hAnsi="Times New Roman" w:cs="Times New Roman"/>
              </w:rPr>
              <w:t>2.</w:t>
            </w:r>
            <w:r w:rsidR="002719D3" w:rsidRPr="00AA52CE">
              <w:rPr>
                <w:rFonts w:ascii="Times New Roman" w:hAnsi="Times New Roman" w:cs="Times New Roman"/>
              </w:rPr>
              <w:t>3</w:t>
            </w:r>
            <w:r w:rsidR="002719D3">
              <w:rPr>
                <w:rFonts w:ascii="Times New Roman" w:hAnsi="Times New Roman" w:cs="Times New Roman"/>
              </w:rPr>
              <w:t>1</w:t>
            </w:r>
          </w:p>
        </w:tc>
        <w:tc>
          <w:tcPr>
            <w:tcW w:w="1704" w:type="dxa"/>
          </w:tcPr>
          <w:p w14:paraId="3C5EB2AB" w14:textId="758349C5" w:rsidR="007F32D0" w:rsidRPr="00AA52CE" w:rsidRDefault="000346BF" w:rsidP="007F32D0">
            <w:pPr>
              <w:jc w:val="center"/>
              <w:rPr>
                <w:rFonts w:ascii="Times New Roman" w:hAnsi="Times New Roman" w:cs="Times New Roman"/>
              </w:rPr>
            </w:pPr>
            <w:r w:rsidRPr="00AA52CE">
              <w:rPr>
                <w:rFonts w:ascii="Times New Roman" w:hAnsi="Times New Roman" w:cs="Times New Roman"/>
              </w:rPr>
              <w:t>2.4</w:t>
            </w:r>
            <w:r w:rsidR="002719D3">
              <w:rPr>
                <w:rFonts w:ascii="Times New Roman" w:hAnsi="Times New Roman" w:cs="Times New Roman"/>
              </w:rPr>
              <w:t>7</w:t>
            </w:r>
          </w:p>
        </w:tc>
        <w:tc>
          <w:tcPr>
            <w:tcW w:w="1705" w:type="dxa"/>
          </w:tcPr>
          <w:p w14:paraId="17F92B02" w14:textId="48B1F005" w:rsidR="007F32D0" w:rsidRPr="00AA52CE" w:rsidRDefault="00EC4A65" w:rsidP="007F32D0">
            <w:pPr>
              <w:jc w:val="center"/>
              <w:rPr>
                <w:rFonts w:ascii="Times New Roman" w:hAnsi="Times New Roman" w:cs="Times New Roman"/>
              </w:rPr>
            </w:pPr>
            <w:r w:rsidRPr="00AA52CE">
              <w:rPr>
                <w:rFonts w:ascii="Times New Roman" w:hAnsi="Times New Roman" w:cs="Times New Roman"/>
              </w:rPr>
              <w:t>2.</w:t>
            </w:r>
            <w:r w:rsidR="002719D3" w:rsidRPr="00AA52CE">
              <w:rPr>
                <w:rFonts w:ascii="Times New Roman" w:hAnsi="Times New Roman" w:cs="Times New Roman"/>
              </w:rPr>
              <w:t>6</w:t>
            </w:r>
            <w:r w:rsidR="002719D3">
              <w:rPr>
                <w:rFonts w:ascii="Times New Roman" w:hAnsi="Times New Roman" w:cs="Times New Roman"/>
              </w:rPr>
              <w:t>4</w:t>
            </w:r>
          </w:p>
        </w:tc>
      </w:tr>
      <w:tr w:rsidR="007F32D0" w:rsidRPr="008E002A" w14:paraId="243A895D" w14:textId="77777777" w:rsidTr="000408C4">
        <w:tc>
          <w:tcPr>
            <w:tcW w:w="1218" w:type="dxa"/>
          </w:tcPr>
          <w:p w14:paraId="386348BF" w14:textId="77777777" w:rsidR="007F32D0" w:rsidRPr="00AA52CE" w:rsidRDefault="007F32D0" w:rsidP="007F32D0">
            <w:pPr>
              <w:rPr>
                <w:rFonts w:ascii="Times New Roman" w:hAnsi="Times New Roman" w:cs="Times New Roman"/>
              </w:rPr>
            </w:pPr>
          </w:p>
        </w:tc>
        <w:tc>
          <w:tcPr>
            <w:tcW w:w="1493" w:type="dxa"/>
          </w:tcPr>
          <w:p w14:paraId="24DCDB10" w14:textId="77777777" w:rsidR="007F32D0" w:rsidRPr="00AA52CE" w:rsidRDefault="007F32D0" w:rsidP="007F32D0">
            <w:pPr>
              <w:rPr>
                <w:rFonts w:ascii="Times New Roman" w:hAnsi="Times New Roman" w:cs="Times New Roman"/>
              </w:rPr>
            </w:pPr>
          </w:p>
        </w:tc>
        <w:tc>
          <w:tcPr>
            <w:tcW w:w="1536" w:type="dxa"/>
          </w:tcPr>
          <w:p w14:paraId="53EA9277" w14:textId="1E8EA105" w:rsidR="007F32D0" w:rsidRPr="00AA52CE" w:rsidRDefault="007F32D0" w:rsidP="007F32D0">
            <w:pPr>
              <w:rPr>
                <w:rFonts w:ascii="Times New Roman" w:hAnsi="Times New Roman" w:cs="Times New Roman"/>
              </w:rPr>
            </w:pPr>
            <w:r w:rsidRPr="00AA52CE">
              <w:rPr>
                <w:rFonts w:ascii="Times New Roman" w:hAnsi="Times New Roman" w:cs="Times New Roman"/>
              </w:rPr>
              <w:t>Warmed</w:t>
            </w:r>
          </w:p>
        </w:tc>
        <w:tc>
          <w:tcPr>
            <w:tcW w:w="1704" w:type="dxa"/>
          </w:tcPr>
          <w:p w14:paraId="6901B938" w14:textId="6D51C78E"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w:t>
            </w:r>
            <w:r w:rsidR="002719D3">
              <w:rPr>
                <w:rFonts w:ascii="Times New Roman" w:hAnsi="Times New Roman" w:cs="Times New Roman"/>
              </w:rPr>
              <w:t>19</w:t>
            </w:r>
          </w:p>
        </w:tc>
        <w:tc>
          <w:tcPr>
            <w:tcW w:w="1704" w:type="dxa"/>
          </w:tcPr>
          <w:p w14:paraId="022B78F5" w14:textId="75618752"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w:t>
            </w:r>
            <w:r w:rsidR="002719D3">
              <w:rPr>
                <w:rFonts w:ascii="Times New Roman" w:hAnsi="Times New Roman" w:cs="Times New Roman"/>
              </w:rPr>
              <w:t>39</w:t>
            </w:r>
          </w:p>
        </w:tc>
        <w:tc>
          <w:tcPr>
            <w:tcW w:w="1705" w:type="dxa"/>
          </w:tcPr>
          <w:p w14:paraId="58CBF9C9" w14:textId="399154FE"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w:t>
            </w:r>
            <w:r w:rsidR="002719D3" w:rsidRPr="00AA52CE">
              <w:rPr>
                <w:rFonts w:ascii="Times New Roman" w:hAnsi="Times New Roman" w:cs="Times New Roman"/>
              </w:rPr>
              <w:t>6</w:t>
            </w:r>
            <w:r w:rsidR="002719D3">
              <w:rPr>
                <w:rFonts w:ascii="Times New Roman" w:hAnsi="Times New Roman" w:cs="Times New Roman"/>
              </w:rPr>
              <w:t>1</w:t>
            </w:r>
          </w:p>
        </w:tc>
      </w:tr>
      <w:tr w:rsidR="007F32D0" w:rsidRPr="008E002A" w14:paraId="20F6EEEF" w14:textId="77777777" w:rsidTr="000408C4">
        <w:tc>
          <w:tcPr>
            <w:tcW w:w="1218" w:type="dxa"/>
          </w:tcPr>
          <w:p w14:paraId="0062A259" w14:textId="77777777" w:rsidR="007F32D0" w:rsidRPr="00AA52CE" w:rsidRDefault="007F32D0" w:rsidP="007F32D0">
            <w:pPr>
              <w:rPr>
                <w:rFonts w:ascii="Times New Roman" w:hAnsi="Times New Roman" w:cs="Times New Roman"/>
              </w:rPr>
            </w:pPr>
          </w:p>
        </w:tc>
        <w:tc>
          <w:tcPr>
            <w:tcW w:w="1493" w:type="dxa"/>
          </w:tcPr>
          <w:p w14:paraId="62FAF065" w14:textId="60C3ECEB" w:rsidR="007F32D0" w:rsidRPr="00AA52CE" w:rsidRDefault="007F32D0" w:rsidP="007F32D0">
            <w:pPr>
              <w:rPr>
                <w:rFonts w:ascii="Times New Roman" w:hAnsi="Times New Roman" w:cs="Times New Roman"/>
              </w:rPr>
            </w:pPr>
            <w:r w:rsidRPr="00AA52CE">
              <w:rPr>
                <w:rFonts w:ascii="Times New Roman" w:hAnsi="Times New Roman" w:cs="Times New Roman"/>
              </w:rPr>
              <w:t>Max. Height</w:t>
            </w:r>
          </w:p>
        </w:tc>
        <w:tc>
          <w:tcPr>
            <w:tcW w:w="1536" w:type="dxa"/>
          </w:tcPr>
          <w:p w14:paraId="4FE53825" w14:textId="5764E4BD" w:rsidR="007F32D0" w:rsidRPr="00AA52CE" w:rsidRDefault="007F32D0" w:rsidP="007F32D0">
            <w:pPr>
              <w:rPr>
                <w:rFonts w:ascii="Times New Roman" w:hAnsi="Times New Roman" w:cs="Times New Roman"/>
              </w:rPr>
            </w:pPr>
            <w:proofErr w:type="spellStart"/>
            <w:r w:rsidRPr="00AA52CE">
              <w:rPr>
                <w:rFonts w:ascii="Times New Roman" w:hAnsi="Times New Roman" w:cs="Times New Roman"/>
              </w:rPr>
              <w:t>Unwarmed</w:t>
            </w:r>
            <w:proofErr w:type="spellEnd"/>
          </w:p>
        </w:tc>
        <w:tc>
          <w:tcPr>
            <w:tcW w:w="1704" w:type="dxa"/>
          </w:tcPr>
          <w:p w14:paraId="27A7C96C" w14:textId="17766606" w:rsidR="007F32D0" w:rsidRPr="00AA52CE" w:rsidRDefault="000346BF" w:rsidP="007F32D0">
            <w:pPr>
              <w:jc w:val="center"/>
              <w:rPr>
                <w:rFonts w:ascii="Times New Roman" w:hAnsi="Times New Roman" w:cs="Times New Roman"/>
              </w:rPr>
            </w:pPr>
            <w:r w:rsidRPr="00AA52CE">
              <w:rPr>
                <w:rFonts w:ascii="Times New Roman" w:hAnsi="Times New Roman" w:cs="Times New Roman"/>
              </w:rPr>
              <w:t>2.4</w:t>
            </w:r>
            <w:r w:rsidR="002719D3">
              <w:rPr>
                <w:rFonts w:ascii="Times New Roman" w:hAnsi="Times New Roman" w:cs="Times New Roman"/>
              </w:rPr>
              <w:t>9</w:t>
            </w:r>
          </w:p>
        </w:tc>
        <w:tc>
          <w:tcPr>
            <w:tcW w:w="1704" w:type="dxa"/>
          </w:tcPr>
          <w:p w14:paraId="6AE6EFE0" w14:textId="3434AE2D" w:rsidR="007F32D0" w:rsidRPr="00AA52CE" w:rsidRDefault="00E076B0" w:rsidP="007F32D0">
            <w:pPr>
              <w:jc w:val="center"/>
              <w:rPr>
                <w:rFonts w:ascii="Times New Roman" w:hAnsi="Times New Roman" w:cs="Times New Roman"/>
              </w:rPr>
            </w:pPr>
            <w:r w:rsidRPr="00AA52CE">
              <w:rPr>
                <w:rFonts w:ascii="Times New Roman" w:hAnsi="Times New Roman" w:cs="Times New Roman"/>
              </w:rPr>
              <w:t>2.</w:t>
            </w:r>
            <w:r w:rsidR="002719D3" w:rsidRPr="00AA52CE">
              <w:rPr>
                <w:rFonts w:ascii="Times New Roman" w:hAnsi="Times New Roman" w:cs="Times New Roman"/>
              </w:rPr>
              <w:t>6</w:t>
            </w:r>
            <w:r w:rsidR="002719D3">
              <w:rPr>
                <w:rFonts w:ascii="Times New Roman" w:hAnsi="Times New Roman" w:cs="Times New Roman"/>
              </w:rPr>
              <w:t>7</w:t>
            </w:r>
          </w:p>
        </w:tc>
        <w:tc>
          <w:tcPr>
            <w:tcW w:w="1705" w:type="dxa"/>
          </w:tcPr>
          <w:p w14:paraId="388D54B1" w14:textId="640ABE73" w:rsidR="007F32D0" w:rsidRPr="00AA52CE" w:rsidRDefault="00E076B0" w:rsidP="007F32D0">
            <w:pPr>
              <w:jc w:val="center"/>
              <w:rPr>
                <w:rFonts w:ascii="Times New Roman" w:hAnsi="Times New Roman" w:cs="Times New Roman"/>
              </w:rPr>
            </w:pPr>
            <w:r w:rsidRPr="00AA52CE">
              <w:rPr>
                <w:rFonts w:ascii="Times New Roman" w:hAnsi="Times New Roman" w:cs="Times New Roman"/>
              </w:rPr>
              <w:t>2.</w:t>
            </w:r>
            <w:r w:rsidR="00C60570" w:rsidRPr="00AA52CE">
              <w:rPr>
                <w:rFonts w:ascii="Times New Roman" w:hAnsi="Times New Roman" w:cs="Times New Roman"/>
              </w:rPr>
              <w:t>8</w:t>
            </w:r>
            <w:r w:rsidR="00C60570">
              <w:rPr>
                <w:rFonts w:ascii="Times New Roman" w:hAnsi="Times New Roman" w:cs="Times New Roman"/>
              </w:rPr>
              <w:t>8</w:t>
            </w:r>
          </w:p>
        </w:tc>
      </w:tr>
      <w:tr w:rsidR="007F32D0" w:rsidRPr="008E002A" w14:paraId="740E2B89" w14:textId="77777777" w:rsidTr="000408C4">
        <w:tc>
          <w:tcPr>
            <w:tcW w:w="1218" w:type="dxa"/>
          </w:tcPr>
          <w:p w14:paraId="3BAFAF2D" w14:textId="77777777" w:rsidR="007F32D0" w:rsidRPr="00AA52CE" w:rsidRDefault="007F32D0" w:rsidP="007F32D0">
            <w:pPr>
              <w:rPr>
                <w:rFonts w:ascii="Times New Roman" w:hAnsi="Times New Roman" w:cs="Times New Roman"/>
              </w:rPr>
            </w:pPr>
          </w:p>
        </w:tc>
        <w:tc>
          <w:tcPr>
            <w:tcW w:w="1493" w:type="dxa"/>
          </w:tcPr>
          <w:p w14:paraId="5DE0323A" w14:textId="77777777" w:rsidR="007F32D0" w:rsidRPr="00AA52CE" w:rsidRDefault="007F32D0" w:rsidP="007F32D0">
            <w:pPr>
              <w:rPr>
                <w:rFonts w:ascii="Times New Roman" w:hAnsi="Times New Roman" w:cs="Times New Roman"/>
              </w:rPr>
            </w:pPr>
          </w:p>
        </w:tc>
        <w:tc>
          <w:tcPr>
            <w:tcW w:w="1536" w:type="dxa"/>
          </w:tcPr>
          <w:p w14:paraId="7CF3D5F3" w14:textId="54A7F9AE" w:rsidR="007F32D0" w:rsidRPr="00AA52CE" w:rsidRDefault="007F32D0" w:rsidP="007F32D0">
            <w:pPr>
              <w:rPr>
                <w:rFonts w:ascii="Times New Roman" w:hAnsi="Times New Roman" w:cs="Times New Roman"/>
              </w:rPr>
            </w:pPr>
            <w:r w:rsidRPr="00AA52CE">
              <w:rPr>
                <w:rFonts w:ascii="Times New Roman" w:hAnsi="Times New Roman" w:cs="Times New Roman"/>
              </w:rPr>
              <w:t>Warmed</w:t>
            </w:r>
          </w:p>
        </w:tc>
        <w:tc>
          <w:tcPr>
            <w:tcW w:w="1704" w:type="dxa"/>
          </w:tcPr>
          <w:p w14:paraId="3163C749" w14:textId="0B393445" w:rsidR="007F32D0" w:rsidRPr="00AA52CE" w:rsidRDefault="000346BF" w:rsidP="007F32D0">
            <w:pPr>
              <w:jc w:val="center"/>
              <w:rPr>
                <w:rFonts w:ascii="Times New Roman" w:hAnsi="Times New Roman" w:cs="Times New Roman"/>
              </w:rPr>
            </w:pPr>
            <w:r w:rsidRPr="00AA52CE">
              <w:rPr>
                <w:rFonts w:ascii="Times New Roman" w:hAnsi="Times New Roman" w:cs="Times New Roman"/>
              </w:rPr>
              <w:t>3.</w:t>
            </w:r>
            <w:r w:rsidR="002719D3" w:rsidRPr="00AA52CE">
              <w:rPr>
                <w:rFonts w:ascii="Times New Roman" w:hAnsi="Times New Roman" w:cs="Times New Roman"/>
              </w:rPr>
              <w:t>9</w:t>
            </w:r>
            <w:r w:rsidR="002719D3">
              <w:rPr>
                <w:rFonts w:ascii="Times New Roman" w:hAnsi="Times New Roman" w:cs="Times New Roman"/>
              </w:rPr>
              <w:t>0</w:t>
            </w:r>
          </w:p>
        </w:tc>
        <w:tc>
          <w:tcPr>
            <w:tcW w:w="1704" w:type="dxa"/>
          </w:tcPr>
          <w:p w14:paraId="5BE106AC" w14:textId="252AE072" w:rsidR="007F32D0" w:rsidRPr="00AA52CE" w:rsidRDefault="000346BF" w:rsidP="007F32D0">
            <w:pPr>
              <w:jc w:val="center"/>
              <w:rPr>
                <w:rFonts w:ascii="Times New Roman" w:hAnsi="Times New Roman" w:cs="Times New Roman"/>
              </w:rPr>
            </w:pPr>
            <w:r w:rsidRPr="00AA52CE">
              <w:rPr>
                <w:rFonts w:ascii="Times New Roman" w:hAnsi="Times New Roman" w:cs="Times New Roman"/>
              </w:rPr>
              <w:t>4.11</w:t>
            </w:r>
          </w:p>
        </w:tc>
        <w:tc>
          <w:tcPr>
            <w:tcW w:w="1705" w:type="dxa"/>
          </w:tcPr>
          <w:p w14:paraId="62C9D571" w14:textId="2C970386" w:rsidR="007F32D0" w:rsidRPr="00AA52CE" w:rsidRDefault="000346BF" w:rsidP="007F32D0">
            <w:pPr>
              <w:jc w:val="center"/>
              <w:rPr>
                <w:rFonts w:ascii="Times New Roman" w:hAnsi="Times New Roman" w:cs="Times New Roman"/>
              </w:rPr>
            </w:pPr>
            <w:r w:rsidRPr="00AA52CE">
              <w:rPr>
                <w:rFonts w:ascii="Times New Roman" w:hAnsi="Times New Roman" w:cs="Times New Roman"/>
              </w:rPr>
              <w:t>4.</w:t>
            </w:r>
            <w:r w:rsidR="00C60570" w:rsidRPr="00AA52CE">
              <w:rPr>
                <w:rFonts w:ascii="Times New Roman" w:hAnsi="Times New Roman" w:cs="Times New Roman"/>
              </w:rPr>
              <w:t>3</w:t>
            </w:r>
            <w:r w:rsidR="00C60570">
              <w:rPr>
                <w:rFonts w:ascii="Times New Roman" w:hAnsi="Times New Roman" w:cs="Times New Roman"/>
              </w:rPr>
              <w:t>4</w:t>
            </w:r>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E7355" w:rsidRDefault="007F32D0" w:rsidP="007F32D0">
            <w:pPr>
              <w:jc w:val="center"/>
              <w:rPr>
                <w:rFonts w:ascii="Times New Roman" w:hAnsi="Times New Roman" w:cs="Times New Roman"/>
                <w:b/>
                <w:bCs/>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E7355" w:rsidRDefault="007F32D0" w:rsidP="007F32D0">
            <w:pPr>
              <w:rPr>
                <w:rFonts w:ascii="Times New Roman" w:hAnsi="Times New Roman" w:cs="Times New Roman"/>
                <w:b/>
                <w:bCs/>
              </w:rPr>
            </w:pPr>
            <w:r w:rsidRPr="000E7355">
              <w:rPr>
                <w:rFonts w:ascii="Times New Roman" w:hAnsi="Times New Roman" w:cs="Times New Roman"/>
                <w:b/>
                <w:bCs/>
              </w:rPr>
              <w:t>95</w:t>
            </w:r>
            <w:r w:rsidRPr="000E7355">
              <w:rPr>
                <w:rFonts w:ascii="Times New Roman" w:hAnsi="Times New Roman" w:cs="Times New Roman"/>
                <w:b/>
                <w:bCs/>
                <w:vertAlign w:val="superscript"/>
              </w:rPr>
              <w:t>th</w:t>
            </w:r>
            <w:r w:rsidRPr="000E7355">
              <w:rPr>
                <w:rFonts w:ascii="Times New Roman" w:hAnsi="Times New Roman" w:cs="Times New Roman"/>
                <w:b/>
                <w:bCs/>
              </w:rPr>
              <w:t xml:space="preserve"> percentile dispersal distance (m)</w:t>
            </w:r>
          </w:p>
        </w:tc>
        <w:tc>
          <w:tcPr>
            <w:tcW w:w="1704" w:type="dxa"/>
            <w:tcBorders>
              <w:top w:val="single" w:sz="8" w:space="0" w:color="auto"/>
            </w:tcBorders>
          </w:tcPr>
          <w:p w14:paraId="74D751D8" w14:textId="77777777" w:rsidR="007F32D0" w:rsidRPr="000E7355" w:rsidRDefault="007F32D0" w:rsidP="007F32D0">
            <w:pPr>
              <w:jc w:val="center"/>
              <w:rPr>
                <w:rFonts w:ascii="Times New Roman" w:hAnsi="Times New Roman" w:cs="Times New Roman"/>
                <w:b/>
                <w:bCs/>
              </w:rPr>
            </w:pPr>
          </w:p>
        </w:tc>
        <w:tc>
          <w:tcPr>
            <w:tcW w:w="1704" w:type="dxa"/>
            <w:tcBorders>
              <w:top w:val="single" w:sz="8" w:space="0" w:color="auto"/>
            </w:tcBorders>
          </w:tcPr>
          <w:p w14:paraId="036BD484" w14:textId="77777777" w:rsidR="007F32D0" w:rsidRPr="000E7355" w:rsidRDefault="007F32D0" w:rsidP="007F32D0">
            <w:pPr>
              <w:jc w:val="center"/>
              <w:rPr>
                <w:rFonts w:ascii="Times New Roman" w:hAnsi="Times New Roman" w:cs="Times New Roman"/>
                <w:b/>
                <w:bCs/>
              </w:rPr>
            </w:pPr>
          </w:p>
        </w:tc>
        <w:tc>
          <w:tcPr>
            <w:tcW w:w="1705" w:type="dxa"/>
            <w:tcBorders>
              <w:top w:val="single" w:sz="8" w:space="0" w:color="auto"/>
            </w:tcBorders>
          </w:tcPr>
          <w:p w14:paraId="5AC487F8" w14:textId="77777777" w:rsidR="007F32D0" w:rsidRPr="000E7355" w:rsidRDefault="007F32D0" w:rsidP="007F32D0">
            <w:pPr>
              <w:jc w:val="center"/>
              <w:rPr>
                <w:rFonts w:ascii="Times New Roman" w:hAnsi="Times New Roman" w:cs="Times New Roman"/>
                <w:b/>
                <w:bCs/>
              </w:rPr>
            </w:pPr>
          </w:p>
        </w:tc>
      </w:tr>
      <w:tr w:rsidR="001C6656" w:rsidRPr="008E002A" w14:paraId="1971DDF0" w14:textId="77777777" w:rsidTr="000408C4">
        <w:tc>
          <w:tcPr>
            <w:tcW w:w="1218" w:type="dxa"/>
          </w:tcPr>
          <w:p w14:paraId="009DF7C8" w14:textId="77777777" w:rsidR="001C6656" w:rsidRPr="00AA52CE" w:rsidRDefault="001C6656" w:rsidP="001C6656">
            <w:pPr>
              <w:rPr>
                <w:rFonts w:ascii="Times New Roman" w:hAnsi="Times New Roman" w:cs="Times New Roman"/>
              </w:rPr>
            </w:pPr>
            <w:r w:rsidRPr="00AA52CE">
              <w:rPr>
                <w:rFonts w:ascii="Times New Roman" w:hAnsi="Times New Roman" w:cs="Times New Roman"/>
              </w:rPr>
              <w:t>CN</w:t>
            </w:r>
          </w:p>
        </w:tc>
        <w:tc>
          <w:tcPr>
            <w:tcW w:w="1493" w:type="dxa"/>
          </w:tcPr>
          <w:p w14:paraId="39A70D38" w14:textId="37E8BA19" w:rsidR="001C6656" w:rsidRPr="00AA52CE" w:rsidRDefault="001C6656" w:rsidP="001C6656">
            <w:pPr>
              <w:rPr>
                <w:rFonts w:ascii="Times New Roman" w:hAnsi="Times New Roman" w:cs="Times New Roman"/>
              </w:rPr>
            </w:pPr>
            <w:r w:rsidRPr="00AA52CE">
              <w:rPr>
                <w:rFonts w:ascii="Times New Roman" w:hAnsi="Times New Roman" w:cs="Times New Roman"/>
              </w:rPr>
              <w:t>Height Dist.</w:t>
            </w:r>
          </w:p>
        </w:tc>
        <w:tc>
          <w:tcPr>
            <w:tcW w:w="1536" w:type="dxa"/>
          </w:tcPr>
          <w:p w14:paraId="47375FDD" w14:textId="6204A63A" w:rsidR="001C6656" w:rsidRPr="00AA52CE" w:rsidRDefault="001C6656" w:rsidP="001C6656">
            <w:pPr>
              <w:rPr>
                <w:rFonts w:ascii="Times New Roman" w:hAnsi="Times New Roman" w:cs="Times New Roman"/>
                <w:b/>
                <w:bCs/>
              </w:rPr>
            </w:pPr>
            <w:proofErr w:type="spellStart"/>
            <w:r w:rsidRPr="00AA52CE">
              <w:rPr>
                <w:rFonts w:ascii="Times New Roman" w:hAnsi="Times New Roman" w:cs="Times New Roman"/>
              </w:rPr>
              <w:t>Unwarmed</w:t>
            </w:r>
            <w:proofErr w:type="spellEnd"/>
          </w:p>
        </w:tc>
        <w:tc>
          <w:tcPr>
            <w:tcW w:w="1704" w:type="dxa"/>
          </w:tcPr>
          <w:p w14:paraId="32658192" w14:textId="386EF7F5" w:rsidR="001C6656" w:rsidRPr="00AA52CE" w:rsidRDefault="007D05B0" w:rsidP="001C6656">
            <w:pPr>
              <w:jc w:val="center"/>
              <w:rPr>
                <w:rFonts w:ascii="Times New Roman" w:hAnsi="Times New Roman" w:cs="Times New Roman"/>
              </w:rPr>
            </w:pPr>
            <w:r w:rsidRPr="00AA52CE">
              <w:rPr>
                <w:rFonts w:ascii="Times New Roman" w:hAnsi="Times New Roman" w:cs="Times New Roman"/>
              </w:rPr>
              <w:t>9.</w:t>
            </w:r>
            <w:r w:rsidR="003966F1" w:rsidRPr="00AA52CE">
              <w:rPr>
                <w:rFonts w:ascii="Times New Roman" w:hAnsi="Times New Roman" w:cs="Times New Roman"/>
              </w:rPr>
              <w:t>7</w:t>
            </w:r>
            <w:r w:rsidR="003966F1">
              <w:rPr>
                <w:rFonts w:ascii="Times New Roman" w:hAnsi="Times New Roman" w:cs="Times New Roman"/>
              </w:rPr>
              <w:t>5</w:t>
            </w:r>
          </w:p>
        </w:tc>
        <w:tc>
          <w:tcPr>
            <w:tcW w:w="1704" w:type="dxa"/>
          </w:tcPr>
          <w:p w14:paraId="7B288CA3" w14:textId="7259765F"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10.54</w:t>
            </w:r>
          </w:p>
        </w:tc>
        <w:tc>
          <w:tcPr>
            <w:tcW w:w="1705" w:type="dxa"/>
          </w:tcPr>
          <w:p w14:paraId="5DA837CF" w14:textId="142B4866"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11.</w:t>
            </w:r>
            <w:r w:rsidR="003966F1">
              <w:rPr>
                <w:rFonts w:ascii="Times New Roman" w:hAnsi="Times New Roman" w:cs="Times New Roman"/>
              </w:rPr>
              <w:t>39</w:t>
            </w:r>
          </w:p>
        </w:tc>
      </w:tr>
      <w:tr w:rsidR="001C6656" w:rsidRPr="008E002A" w14:paraId="68827B40" w14:textId="77777777" w:rsidTr="000408C4">
        <w:tc>
          <w:tcPr>
            <w:tcW w:w="1218" w:type="dxa"/>
          </w:tcPr>
          <w:p w14:paraId="405BFC94" w14:textId="77777777" w:rsidR="001C6656" w:rsidRPr="00AA52CE" w:rsidRDefault="001C6656" w:rsidP="001C6656">
            <w:pPr>
              <w:rPr>
                <w:rFonts w:ascii="Times New Roman" w:hAnsi="Times New Roman" w:cs="Times New Roman"/>
              </w:rPr>
            </w:pPr>
          </w:p>
        </w:tc>
        <w:tc>
          <w:tcPr>
            <w:tcW w:w="1493" w:type="dxa"/>
          </w:tcPr>
          <w:p w14:paraId="6670C458" w14:textId="77777777" w:rsidR="001C6656" w:rsidRPr="00AA52CE" w:rsidRDefault="001C6656" w:rsidP="001C6656">
            <w:pPr>
              <w:rPr>
                <w:rFonts w:ascii="Times New Roman" w:hAnsi="Times New Roman" w:cs="Times New Roman"/>
              </w:rPr>
            </w:pPr>
          </w:p>
        </w:tc>
        <w:tc>
          <w:tcPr>
            <w:tcW w:w="1536" w:type="dxa"/>
          </w:tcPr>
          <w:p w14:paraId="23F5A30B" w14:textId="6456E16F" w:rsidR="001C6656" w:rsidRPr="00AA52CE" w:rsidRDefault="001C6656" w:rsidP="001C6656">
            <w:pPr>
              <w:rPr>
                <w:rFonts w:ascii="Times New Roman" w:hAnsi="Times New Roman" w:cs="Times New Roman"/>
                <w:b/>
                <w:bCs/>
              </w:rPr>
            </w:pPr>
            <w:r w:rsidRPr="00AA52CE">
              <w:rPr>
                <w:rFonts w:ascii="Times New Roman" w:hAnsi="Times New Roman" w:cs="Times New Roman"/>
              </w:rPr>
              <w:t>Warmed</w:t>
            </w:r>
          </w:p>
        </w:tc>
        <w:tc>
          <w:tcPr>
            <w:tcW w:w="1704" w:type="dxa"/>
          </w:tcPr>
          <w:p w14:paraId="217C9857" w14:textId="5B853517"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11.</w:t>
            </w:r>
            <w:r w:rsidR="003966F1">
              <w:rPr>
                <w:rFonts w:ascii="Times New Roman" w:hAnsi="Times New Roman" w:cs="Times New Roman"/>
              </w:rPr>
              <w:t>87</w:t>
            </w:r>
          </w:p>
        </w:tc>
        <w:tc>
          <w:tcPr>
            <w:tcW w:w="1704" w:type="dxa"/>
          </w:tcPr>
          <w:p w14:paraId="43ED160D" w14:textId="7A3D0ED7"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12.75</w:t>
            </w:r>
          </w:p>
        </w:tc>
        <w:tc>
          <w:tcPr>
            <w:tcW w:w="1705" w:type="dxa"/>
          </w:tcPr>
          <w:p w14:paraId="7973BF65" w14:textId="20528A80"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13.</w:t>
            </w:r>
            <w:r w:rsidR="003966F1">
              <w:rPr>
                <w:rFonts w:ascii="Times New Roman" w:hAnsi="Times New Roman" w:cs="Times New Roman"/>
              </w:rPr>
              <w:t>86</w:t>
            </w:r>
          </w:p>
        </w:tc>
      </w:tr>
      <w:tr w:rsidR="001C6656" w:rsidRPr="008E002A" w14:paraId="2291AFAB" w14:textId="77777777" w:rsidTr="000408C4">
        <w:tc>
          <w:tcPr>
            <w:tcW w:w="1218" w:type="dxa"/>
          </w:tcPr>
          <w:p w14:paraId="275FD56B" w14:textId="77777777" w:rsidR="001C6656" w:rsidRPr="00AA52CE" w:rsidRDefault="001C6656" w:rsidP="001C6656">
            <w:pPr>
              <w:rPr>
                <w:rFonts w:ascii="Times New Roman" w:hAnsi="Times New Roman" w:cs="Times New Roman"/>
              </w:rPr>
            </w:pPr>
          </w:p>
        </w:tc>
        <w:tc>
          <w:tcPr>
            <w:tcW w:w="1493" w:type="dxa"/>
          </w:tcPr>
          <w:p w14:paraId="228B3C5F" w14:textId="741344D9" w:rsidR="001C6656" w:rsidRPr="00AA52CE" w:rsidRDefault="001C6656" w:rsidP="001C6656">
            <w:pPr>
              <w:rPr>
                <w:rFonts w:ascii="Times New Roman" w:hAnsi="Times New Roman" w:cs="Times New Roman"/>
              </w:rPr>
            </w:pPr>
            <w:r w:rsidRPr="00AA52CE">
              <w:rPr>
                <w:rFonts w:ascii="Times New Roman" w:hAnsi="Times New Roman" w:cs="Times New Roman"/>
              </w:rPr>
              <w:t>Max. Height</w:t>
            </w:r>
          </w:p>
        </w:tc>
        <w:tc>
          <w:tcPr>
            <w:tcW w:w="1536" w:type="dxa"/>
          </w:tcPr>
          <w:p w14:paraId="5297BB76" w14:textId="22453DC2" w:rsidR="001C6656" w:rsidRPr="00AA52CE" w:rsidRDefault="001C6656" w:rsidP="001C6656">
            <w:pPr>
              <w:rPr>
                <w:rFonts w:ascii="Times New Roman" w:hAnsi="Times New Roman" w:cs="Times New Roman"/>
              </w:rPr>
            </w:pPr>
            <w:proofErr w:type="spellStart"/>
            <w:r w:rsidRPr="00AA52CE">
              <w:rPr>
                <w:rFonts w:ascii="Times New Roman" w:hAnsi="Times New Roman" w:cs="Times New Roman"/>
              </w:rPr>
              <w:t>Unwarmed</w:t>
            </w:r>
            <w:proofErr w:type="spellEnd"/>
          </w:p>
        </w:tc>
        <w:tc>
          <w:tcPr>
            <w:tcW w:w="1704" w:type="dxa"/>
          </w:tcPr>
          <w:p w14:paraId="21FF8B7D" w14:textId="19980D7F"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11.</w:t>
            </w:r>
            <w:r w:rsidR="003966F1" w:rsidRPr="00AA52CE">
              <w:rPr>
                <w:rFonts w:ascii="Times New Roman" w:hAnsi="Times New Roman" w:cs="Times New Roman"/>
              </w:rPr>
              <w:t>0</w:t>
            </w:r>
            <w:r w:rsidR="003966F1">
              <w:rPr>
                <w:rFonts w:ascii="Times New Roman" w:hAnsi="Times New Roman" w:cs="Times New Roman"/>
              </w:rPr>
              <w:t>3</w:t>
            </w:r>
          </w:p>
        </w:tc>
        <w:tc>
          <w:tcPr>
            <w:tcW w:w="1704" w:type="dxa"/>
          </w:tcPr>
          <w:p w14:paraId="63970A48" w14:textId="325B8D52"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11.86</w:t>
            </w:r>
          </w:p>
        </w:tc>
        <w:tc>
          <w:tcPr>
            <w:tcW w:w="1705" w:type="dxa"/>
          </w:tcPr>
          <w:p w14:paraId="34725E20" w14:textId="794A6F11"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12.</w:t>
            </w:r>
            <w:r w:rsidR="003966F1" w:rsidRPr="00AA52CE">
              <w:rPr>
                <w:rFonts w:ascii="Times New Roman" w:hAnsi="Times New Roman" w:cs="Times New Roman"/>
              </w:rPr>
              <w:t>7</w:t>
            </w:r>
            <w:r w:rsidR="003966F1">
              <w:rPr>
                <w:rFonts w:ascii="Times New Roman" w:hAnsi="Times New Roman" w:cs="Times New Roman"/>
              </w:rPr>
              <w:t>4</w:t>
            </w:r>
          </w:p>
        </w:tc>
      </w:tr>
      <w:tr w:rsidR="001C6656" w:rsidRPr="008E002A" w14:paraId="137DF2B4" w14:textId="77777777" w:rsidTr="000408C4">
        <w:tc>
          <w:tcPr>
            <w:tcW w:w="1218" w:type="dxa"/>
          </w:tcPr>
          <w:p w14:paraId="33C44CE6" w14:textId="77777777" w:rsidR="001C6656" w:rsidRPr="00AA52CE" w:rsidRDefault="001C6656" w:rsidP="001C6656">
            <w:pPr>
              <w:rPr>
                <w:rFonts w:ascii="Times New Roman" w:hAnsi="Times New Roman" w:cs="Times New Roman"/>
              </w:rPr>
            </w:pPr>
          </w:p>
        </w:tc>
        <w:tc>
          <w:tcPr>
            <w:tcW w:w="1493" w:type="dxa"/>
          </w:tcPr>
          <w:p w14:paraId="0CC6F2A4" w14:textId="77777777" w:rsidR="001C6656" w:rsidRPr="00AA52CE" w:rsidRDefault="001C6656" w:rsidP="001C6656">
            <w:pPr>
              <w:rPr>
                <w:rFonts w:ascii="Times New Roman" w:hAnsi="Times New Roman" w:cs="Times New Roman"/>
              </w:rPr>
            </w:pPr>
          </w:p>
        </w:tc>
        <w:tc>
          <w:tcPr>
            <w:tcW w:w="1536" w:type="dxa"/>
          </w:tcPr>
          <w:p w14:paraId="4757444F" w14:textId="555EF7F1" w:rsidR="001C6656" w:rsidRPr="00AA52CE" w:rsidRDefault="001C6656" w:rsidP="001C6656">
            <w:pPr>
              <w:rPr>
                <w:rFonts w:ascii="Times New Roman" w:hAnsi="Times New Roman" w:cs="Times New Roman"/>
              </w:rPr>
            </w:pPr>
            <w:r w:rsidRPr="00AA52CE">
              <w:rPr>
                <w:rFonts w:ascii="Times New Roman" w:hAnsi="Times New Roman" w:cs="Times New Roman"/>
              </w:rPr>
              <w:t>Warmed</w:t>
            </w:r>
          </w:p>
        </w:tc>
        <w:tc>
          <w:tcPr>
            <w:tcW w:w="1704" w:type="dxa"/>
          </w:tcPr>
          <w:p w14:paraId="79E47685" w14:textId="3793C647"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13.</w:t>
            </w:r>
            <w:r w:rsidR="003966F1" w:rsidRPr="00AA52CE">
              <w:rPr>
                <w:rFonts w:ascii="Times New Roman" w:hAnsi="Times New Roman" w:cs="Times New Roman"/>
              </w:rPr>
              <w:t>1</w:t>
            </w:r>
            <w:r w:rsidR="003966F1">
              <w:rPr>
                <w:rFonts w:ascii="Times New Roman" w:hAnsi="Times New Roman" w:cs="Times New Roman"/>
              </w:rPr>
              <w:t>9</w:t>
            </w:r>
          </w:p>
        </w:tc>
        <w:tc>
          <w:tcPr>
            <w:tcW w:w="1704" w:type="dxa"/>
          </w:tcPr>
          <w:p w14:paraId="4CA3B4C4" w14:textId="3B2A693C"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14.</w:t>
            </w:r>
            <w:r w:rsidR="003966F1" w:rsidRPr="00AA52CE">
              <w:rPr>
                <w:rFonts w:ascii="Times New Roman" w:hAnsi="Times New Roman" w:cs="Times New Roman"/>
              </w:rPr>
              <w:t>1</w:t>
            </w:r>
            <w:r w:rsidR="003966F1">
              <w:rPr>
                <w:rFonts w:ascii="Times New Roman" w:hAnsi="Times New Roman" w:cs="Times New Roman"/>
              </w:rPr>
              <w:t>7</w:t>
            </w:r>
          </w:p>
        </w:tc>
        <w:tc>
          <w:tcPr>
            <w:tcW w:w="1705" w:type="dxa"/>
          </w:tcPr>
          <w:p w14:paraId="3F5AA523" w14:textId="6513FBA9"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15.</w:t>
            </w:r>
            <w:r w:rsidR="003966F1">
              <w:rPr>
                <w:rFonts w:ascii="Times New Roman" w:hAnsi="Times New Roman" w:cs="Times New Roman"/>
              </w:rPr>
              <w:t>17</w:t>
            </w:r>
          </w:p>
        </w:tc>
      </w:tr>
      <w:tr w:rsidR="001C6656" w:rsidRPr="008E002A" w14:paraId="6A7F429F" w14:textId="77777777" w:rsidTr="000408C4">
        <w:tc>
          <w:tcPr>
            <w:tcW w:w="1218" w:type="dxa"/>
          </w:tcPr>
          <w:p w14:paraId="70BF464D" w14:textId="77777777" w:rsidR="001C6656" w:rsidRPr="00AA52CE" w:rsidRDefault="001C6656" w:rsidP="001C6656">
            <w:pPr>
              <w:rPr>
                <w:rFonts w:ascii="Times New Roman" w:hAnsi="Times New Roman" w:cs="Times New Roman"/>
              </w:rPr>
            </w:pPr>
            <w:r w:rsidRPr="00AA52CE">
              <w:rPr>
                <w:rFonts w:ascii="Times New Roman" w:hAnsi="Times New Roman" w:cs="Times New Roman"/>
              </w:rPr>
              <w:t>CA</w:t>
            </w:r>
          </w:p>
        </w:tc>
        <w:tc>
          <w:tcPr>
            <w:tcW w:w="1493" w:type="dxa"/>
          </w:tcPr>
          <w:p w14:paraId="413CC5EF" w14:textId="6B81B9AA" w:rsidR="001C6656" w:rsidRPr="00AA52CE" w:rsidRDefault="001C6656" w:rsidP="001C6656">
            <w:pPr>
              <w:rPr>
                <w:rFonts w:ascii="Times New Roman" w:hAnsi="Times New Roman" w:cs="Times New Roman"/>
              </w:rPr>
            </w:pPr>
            <w:r w:rsidRPr="00AA52CE">
              <w:rPr>
                <w:rFonts w:ascii="Times New Roman" w:hAnsi="Times New Roman" w:cs="Times New Roman"/>
              </w:rPr>
              <w:t>Height Dist.</w:t>
            </w:r>
          </w:p>
        </w:tc>
        <w:tc>
          <w:tcPr>
            <w:tcW w:w="1536" w:type="dxa"/>
          </w:tcPr>
          <w:p w14:paraId="74F8E211" w14:textId="63D02244" w:rsidR="001C6656" w:rsidRPr="00AA52CE" w:rsidRDefault="001C6656" w:rsidP="001C6656">
            <w:pPr>
              <w:rPr>
                <w:rFonts w:ascii="Times New Roman" w:hAnsi="Times New Roman" w:cs="Times New Roman"/>
                <w:b/>
                <w:bCs/>
              </w:rPr>
            </w:pPr>
            <w:proofErr w:type="spellStart"/>
            <w:r w:rsidRPr="00AA52CE">
              <w:rPr>
                <w:rFonts w:ascii="Times New Roman" w:hAnsi="Times New Roman" w:cs="Times New Roman"/>
              </w:rPr>
              <w:t>Unwarmed</w:t>
            </w:r>
            <w:proofErr w:type="spellEnd"/>
          </w:p>
        </w:tc>
        <w:tc>
          <w:tcPr>
            <w:tcW w:w="1704" w:type="dxa"/>
          </w:tcPr>
          <w:p w14:paraId="0B05AE2D" w14:textId="4AAA6C91" w:rsidR="001C6656" w:rsidRPr="00AA52CE" w:rsidRDefault="007D05B0" w:rsidP="001C6656">
            <w:pPr>
              <w:jc w:val="center"/>
              <w:rPr>
                <w:rFonts w:ascii="Times New Roman" w:hAnsi="Times New Roman" w:cs="Times New Roman"/>
              </w:rPr>
            </w:pPr>
            <w:r w:rsidRPr="00AA52CE">
              <w:rPr>
                <w:rFonts w:ascii="Times New Roman" w:hAnsi="Times New Roman" w:cs="Times New Roman"/>
              </w:rPr>
              <w:t>7.</w:t>
            </w:r>
            <w:r w:rsidR="001D79AA" w:rsidRPr="00AA52CE">
              <w:rPr>
                <w:rFonts w:ascii="Times New Roman" w:hAnsi="Times New Roman" w:cs="Times New Roman"/>
              </w:rPr>
              <w:t>8</w:t>
            </w:r>
            <w:r w:rsidR="001D79AA">
              <w:rPr>
                <w:rFonts w:ascii="Times New Roman" w:hAnsi="Times New Roman" w:cs="Times New Roman"/>
              </w:rPr>
              <w:t>4</w:t>
            </w:r>
          </w:p>
        </w:tc>
        <w:tc>
          <w:tcPr>
            <w:tcW w:w="1704" w:type="dxa"/>
          </w:tcPr>
          <w:p w14:paraId="73F79B88" w14:textId="0713DF48" w:rsidR="001C6656" w:rsidRPr="00AA52CE" w:rsidRDefault="007D05B0" w:rsidP="001C6656">
            <w:pPr>
              <w:jc w:val="center"/>
              <w:rPr>
                <w:rFonts w:ascii="Times New Roman" w:hAnsi="Times New Roman" w:cs="Times New Roman"/>
              </w:rPr>
            </w:pPr>
            <w:r w:rsidRPr="00AA52CE">
              <w:rPr>
                <w:rFonts w:ascii="Times New Roman" w:hAnsi="Times New Roman" w:cs="Times New Roman"/>
              </w:rPr>
              <w:t>8.</w:t>
            </w:r>
            <w:r w:rsidR="001D79AA">
              <w:rPr>
                <w:rFonts w:ascii="Times New Roman" w:hAnsi="Times New Roman" w:cs="Times New Roman"/>
              </w:rPr>
              <w:t>50</w:t>
            </w:r>
          </w:p>
        </w:tc>
        <w:tc>
          <w:tcPr>
            <w:tcW w:w="1705" w:type="dxa"/>
          </w:tcPr>
          <w:p w14:paraId="7D16B088" w14:textId="20697026" w:rsidR="001C6656" w:rsidRPr="00AA52CE" w:rsidRDefault="007D05B0" w:rsidP="001C6656">
            <w:pPr>
              <w:jc w:val="center"/>
              <w:rPr>
                <w:rFonts w:ascii="Times New Roman" w:hAnsi="Times New Roman" w:cs="Times New Roman"/>
              </w:rPr>
            </w:pPr>
            <w:r w:rsidRPr="00AA52CE">
              <w:rPr>
                <w:rFonts w:ascii="Times New Roman" w:hAnsi="Times New Roman" w:cs="Times New Roman"/>
              </w:rPr>
              <w:t>9.</w:t>
            </w:r>
            <w:r w:rsidR="001D79AA" w:rsidRPr="00AA52CE">
              <w:rPr>
                <w:rFonts w:ascii="Times New Roman" w:hAnsi="Times New Roman" w:cs="Times New Roman"/>
              </w:rPr>
              <w:t>1</w:t>
            </w:r>
            <w:r w:rsidR="001D79AA">
              <w:rPr>
                <w:rFonts w:ascii="Times New Roman" w:hAnsi="Times New Roman" w:cs="Times New Roman"/>
              </w:rPr>
              <w:t>6</w:t>
            </w:r>
          </w:p>
        </w:tc>
      </w:tr>
      <w:tr w:rsidR="001C6656" w:rsidRPr="008E002A" w14:paraId="5ACCE47E" w14:textId="77777777" w:rsidTr="000408C4">
        <w:tc>
          <w:tcPr>
            <w:tcW w:w="1218" w:type="dxa"/>
          </w:tcPr>
          <w:p w14:paraId="2F2BB949" w14:textId="77777777" w:rsidR="001C6656" w:rsidRPr="00AA52CE" w:rsidRDefault="001C6656" w:rsidP="001C6656">
            <w:pPr>
              <w:rPr>
                <w:rFonts w:ascii="Times New Roman" w:hAnsi="Times New Roman" w:cs="Times New Roman"/>
                <w:b/>
                <w:bCs/>
              </w:rPr>
            </w:pPr>
          </w:p>
        </w:tc>
        <w:tc>
          <w:tcPr>
            <w:tcW w:w="1493" w:type="dxa"/>
          </w:tcPr>
          <w:p w14:paraId="456E837C" w14:textId="77777777" w:rsidR="001C6656" w:rsidRPr="00AA52CE" w:rsidRDefault="001C6656" w:rsidP="001C6656">
            <w:pPr>
              <w:rPr>
                <w:rFonts w:ascii="Times New Roman" w:hAnsi="Times New Roman" w:cs="Times New Roman"/>
              </w:rPr>
            </w:pPr>
          </w:p>
        </w:tc>
        <w:tc>
          <w:tcPr>
            <w:tcW w:w="1536" w:type="dxa"/>
          </w:tcPr>
          <w:p w14:paraId="3B6FF219" w14:textId="482424C2" w:rsidR="001C6656" w:rsidRPr="00AA52CE" w:rsidRDefault="001C6656" w:rsidP="001C6656">
            <w:pPr>
              <w:rPr>
                <w:rFonts w:ascii="Times New Roman" w:hAnsi="Times New Roman" w:cs="Times New Roman"/>
                <w:b/>
                <w:bCs/>
              </w:rPr>
            </w:pPr>
            <w:r w:rsidRPr="00AA52CE">
              <w:rPr>
                <w:rFonts w:ascii="Times New Roman" w:hAnsi="Times New Roman" w:cs="Times New Roman"/>
              </w:rPr>
              <w:t>Warmed</w:t>
            </w:r>
          </w:p>
        </w:tc>
        <w:tc>
          <w:tcPr>
            <w:tcW w:w="1704" w:type="dxa"/>
          </w:tcPr>
          <w:p w14:paraId="50A774FC" w14:textId="080034FB"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10.</w:t>
            </w:r>
            <w:r w:rsidR="00E85393">
              <w:rPr>
                <w:rFonts w:ascii="Times New Roman" w:hAnsi="Times New Roman" w:cs="Times New Roman"/>
              </w:rPr>
              <w:t>85</w:t>
            </w:r>
          </w:p>
        </w:tc>
        <w:tc>
          <w:tcPr>
            <w:tcW w:w="1704" w:type="dxa"/>
          </w:tcPr>
          <w:p w14:paraId="433FC176" w14:textId="0AFD2620"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11.</w:t>
            </w:r>
            <w:r w:rsidR="00E85393" w:rsidRPr="00AA52CE">
              <w:rPr>
                <w:rFonts w:ascii="Times New Roman" w:hAnsi="Times New Roman" w:cs="Times New Roman"/>
              </w:rPr>
              <w:t>7</w:t>
            </w:r>
            <w:r w:rsidR="00E85393">
              <w:rPr>
                <w:rFonts w:ascii="Times New Roman" w:hAnsi="Times New Roman" w:cs="Times New Roman"/>
              </w:rPr>
              <w:t>0</w:t>
            </w:r>
          </w:p>
        </w:tc>
        <w:tc>
          <w:tcPr>
            <w:tcW w:w="1705" w:type="dxa"/>
          </w:tcPr>
          <w:p w14:paraId="7FEDA481" w14:textId="2CAC6228"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12.</w:t>
            </w:r>
            <w:r w:rsidR="00E85393">
              <w:rPr>
                <w:rFonts w:ascii="Times New Roman" w:hAnsi="Times New Roman" w:cs="Times New Roman"/>
              </w:rPr>
              <w:t>56</w:t>
            </w:r>
          </w:p>
        </w:tc>
      </w:tr>
      <w:tr w:rsidR="001C6656" w:rsidRPr="008E002A" w14:paraId="2CD6B013" w14:textId="77777777" w:rsidTr="000408C4">
        <w:tc>
          <w:tcPr>
            <w:tcW w:w="1218" w:type="dxa"/>
          </w:tcPr>
          <w:p w14:paraId="6F8CC281" w14:textId="77777777" w:rsidR="001C6656" w:rsidRPr="00AA52CE" w:rsidRDefault="001C6656" w:rsidP="001C6656">
            <w:pPr>
              <w:rPr>
                <w:rFonts w:ascii="Times New Roman" w:hAnsi="Times New Roman" w:cs="Times New Roman"/>
                <w:b/>
                <w:bCs/>
              </w:rPr>
            </w:pPr>
          </w:p>
        </w:tc>
        <w:tc>
          <w:tcPr>
            <w:tcW w:w="1493" w:type="dxa"/>
          </w:tcPr>
          <w:p w14:paraId="060ECE78" w14:textId="2DA2F1DB" w:rsidR="001C6656" w:rsidRPr="00AA52CE" w:rsidRDefault="001C6656" w:rsidP="001C6656">
            <w:pPr>
              <w:rPr>
                <w:rFonts w:ascii="Times New Roman" w:hAnsi="Times New Roman" w:cs="Times New Roman"/>
              </w:rPr>
            </w:pPr>
            <w:r w:rsidRPr="00AA52CE">
              <w:rPr>
                <w:rFonts w:ascii="Times New Roman" w:hAnsi="Times New Roman" w:cs="Times New Roman"/>
              </w:rPr>
              <w:t>Max. Height</w:t>
            </w:r>
          </w:p>
        </w:tc>
        <w:tc>
          <w:tcPr>
            <w:tcW w:w="1536" w:type="dxa"/>
          </w:tcPr>
          <w:p w14:paraId="011391F6" w14:textId="5F252E0E" w:rsidR="001C6656" w:rsidRPr="00AA52CE" w:rsidRDefault="001C6656" w:rsidP="001C6656">
            <w:pPr>
              <w:rPr>
                <w:rFonts w:ascii="Times New Roman" w:hAnsi="Times New Roman" w:cs="Times New Roman"/>
              </w:rPr>
            </w:pPr>
            <w:proofErr w:type="spellStart"/>
            <w:r w:rsidRPr="00AA52CE">
              <w:rPr>
                <w:rFonts w:ascii="Times New Roman" w:hAnsi="Times New Roman" w:cs="Times New Roman"/>
              </w:rPr>
              <w:t>Unwarmed</w:t>
            </w:r>
            <w:proofErr w:type="spellEnd"/>
          </w:p>
        </w:tc>
        <w:tc>
          <w:tcPr>
            <w:tcW w:w="1704" w:type="dxa"/>
          </w:tcPr>
          <w:p w14:paraId="66D33EF7" w14:textId="6C3E6BC6" w:rsidR="001C6656" w:rsidRPr="00AA52CE" w:rsidRDefault="007D05B0" w:rsidP="001C6656">
            <w:pPr>
              <w:jc w:val="center"/>
              <w:rPr>
                <w:rFonts w:ascii="Times New Roman" w:hAnsi="Times New Roman" w:cs="Times New Roman"/>
              </w:rPr>
            </w:pPr>
            <w:r w:rsidRPr="00AA52CE">
              <w:rPr>
                <w:rFonts w:ascii="Times New Roman" w:hAnsi="Times New Roman" w:cs="Times New Roman"/>
              </w:rPr>
              <w:t>8.</w:t>
            </w:r>
            <w:r w:rsidR="001D79AA" w:rsidRPr="00AA52CE">
              <w:rPr>
                <w:rFonts w:ascii="Times New Roman" w:hAnsi="Times New Roman" w:cs="Times New Roman"/>
              </w:rPr>
              <w:t>5</w:t>
            </w:r>
            <w:r w:rsidR="001D79AA">
              <w:rPr>
                <w:rFonts w:ascii="Times New Roman" w:hAnsi="Times New Roman" w:cs="Times New Roman"/>
              </w:rPr>
              <w:t>7</w:t>
            </w:r>
          </w:p>
        </w:tc>
        <w:tc>
          <w:tcPr>
            <w:tcW w:w="1704" w:type="dxa"/>
          </w:tcPr>
          <w:p w14:paraId="51237733" w14:textId="31B98391" w:rsidR="001C6656" w:rsidRPr="00AA52CE" w:rsidRDefault="007D05B0" w:rsidP="001C6656">
            <w:pPr>
              <w:jc w:val="center"/>
              <w:rPr>
                <w:rFonts w:ascii="Times New Roman" w:hAnsi="Times New Roman" w:cs="Times New Roman"/>
              </w:rPr>
            </w:pPr>
            <w:r w:rsidRPr="00AA52CE">
              <w:rPr>
                <w:rFonts w:ascii="Times New Roman" w:hAnsi="Times New Roman" w:cs="Times New Roman"/>
              </w:rPr>
              <w:t>9.</w:t>
            </w:r>
            <w:r w:rsidR="001D79AA" w:rsidRPr="00AA52CE">
              <w:rPr>
                <w:rFonts w:ascii="Times New Roman" w:hAnsi="Times New Roman" w:cs="Times New Roman"/>
              </w:rPr>
              <w:t>2</w:t>
            </w:r>
            <w:r w:rsidR="001D79AA">
              <w:rPr>
                <w:rFonts w:ascii="Times New Roman" w:hAnsi="Times New Roman" w:cs="Times New Roman"/>
              </w:rPr>
              <w:t>6</w:t>
            </w:r>
          </w:p>
        </w:tc>
        <w:tc>
          <w:tcPr>
            <w:tcW w:w="1705" w:type="dxa"/>
          </w:tcPr>
          <w:p w14:paraId="58A0D34A" w14:textId="34F9163C" w:rsidR="001C6656" w:rsidRPr="00AA52CE" w:rsidRDefault="007D05B0" w:rsidP="001C6656">
            <w:pPr>
              <w:jc w:val="center"/>
              <w:rPr>
                <w:rFonts w:ascii="Times New Roman" w:hAnsi="Times New Roman" w:cs="Times New Roman"/>
              </w:rPr>
            </w:pPr>
            <w:r w:rsidRPr="00AA52CE">
              <w:rPr>
                <w:rFonts w:ascii="Times New Roman" w:hAnsi="Times New Roman" w:cs="Times New Roman"/>
              </w:rPr>
              <w:t>9.</w:t>
            </w:r>
            <w:r w:rsidR="001D79AA" w:rsidRPr="00AA52CE">
              <w:rPr>
                <w:rFonts w:ascii="Times New Roman" w:hAnsi="Times New Roman" w:cs="Times New Roman"/>
              </w:rPr>
              <w:t>9</w:t>
            </w:r>
            <w:r w:rsidR="001D79AA">
              <w:rPr>
                <w:rFonts w:ascii="Times New Roman" w:hAnsi="Times New Roman" w:cs="Times New Roman"/>
              </w:rPr>
              <w:t>6</w:t>
            </w:r>
          </w:p>
        </w:tc>
      </w:tr>
      <w:tr w:rsidR="001C6656" w:rsidRPr="008E002A" w14:paraId="05DF94E5" w14:textId="77777777" w:rsidTr="00AA52CE">
        <w:trPr>
          <w:trHeight w:val="50"/>
        </w:trPr>
        <w:tc>
          <w:tcPr>
            <w:tcW w:w="1218" w:type="dxa"/>
          </w:tcPr>
          <w:p w14:paraId="08C33EBE" w14:textId="77777777" w:rsidR="001C6656" w:rsidRPr="00AA52CE" w:rsidRDefault="001C6656" w:rsidP="001C6656">
            <w:pPr>
              <w:rPr>
                <w:rFonts w:ascii="Times New Roman" w:hAnsi="Times New Roman" w:cs="Times New Roman"/>
                <w:b/>
                <w:bCs/>
              </w:rPr>
            </w:pPr>
          </w:p>
        </w:tc>
        <w:tc>
          <w:tcPr>
            <w:tcW w:w="1493" w:type="dxa"/>
          </w:tcPr>
          <w:p w14:paraId="454AC3CF" w14:textId="77777777" w:rsidR="001C6656" w:rsidRPr="00AA52CE" w:rsidRDefault="001C6656" w:rsidP="001C6656">
            <w:pPr>
              <w:rPr>
                <w:rFonts w:ascii="Times New Roman" w:hAnsi="Times New Roman" w:cs="Times New Roman"/>
              </w:rPr>
            </w:pPr>
          </w:p>
        </w:tc>
        <w:tc>
          <w:tcPr>
            <w:tcW w:w="1536" w:type="dxa"/>
          </w:tcPr>
          <w:p w14:paraId="6046AC4C" w14:textId="3064C493" w:rsidR="001C6656" w:rsidRPr="00AA52CE" w:rsidRDefault="001C6656" w:rsidP="001C6656">
            <w:pPr>
              <w:rPr>
                <w:rFonts w:ascii="Times New Roman" w:hAnsi="Times New Roman" w:cs="Times New Roman"/>
              </w:rPr>
            </w:pPr>
            <w:r w:rsidRPr="00AA52CE">
              <w:rPr>
                <w:rFonts w:ascii="Times New Roman" w:hAnsi="Times New Roman" w:cs="Times New Roman"/>
              </w:rPr>
              <w:t>Warmed</w:t>
            </w:r>
          </w:p>
        </w:tc>
        <w:tc>
          <w:tcPr>
            <w:tcW w:w="1704" w:type="dxa"/>
          </w:tcPr>
          <w:p w14:paraId="124CC01F" w14:textId="52D6DD5A" w:rsidR="001C6656" w:rsidRPr="00AA52CE" w:rsidRDefault="00AE52D7" w:rsidP="001C6656">
            <w:pPr>
              <w:jc w:val="center"/>
              <w:rPr>
                <w:rFonts w:ascii="Times New Roman" w:hAnsi="Times New Roman" w:cs="Times New Roman"/>
              </w:rPr>
            </w:pPr>
            <w:r w:rsidRPr="00AA52CE">
              <w:rPr>
                <w:rFonts w:ascii="Times New Roman" w:hAnsi="Times New Roman" w:cs="Times New Roman"/>
              </w:rPr>
              <w:t>13.</w:t>
            </w:r>
            <w:r w:rsidR="00E85393" w:rsidRPr="00AA52CE">
              <w:rPr>
                <w:rFonts w:ascii="Times New Roman" w:hAnsi="Times New Roman" w:cs="Times New Roman"/>
              </w:rPr>
              <w:t>1</w:t>
            </w:r>
            <w:r w:rsidR="00E85393">
              <w:rPr>
                <w:rFonts w:ascii="Times New Roman" w:hAnsi="Times New Roman" w:cs="Times New Roman"/>
              </w:rPr>
              <w:t>7</w:t>
            </w:r>
          </w:p>
        </w:tc>
        <w:tc>
          <w:tcPr>
            <w:tcW w:w="1704" w:type="dxa"/>
          </w:tcPr>
          <w:p w14:paraId="257316F1" w14:textId="17F6B292" w:rsidR="001C6656" w:rsidRPr="00AA52CE" w:rsidRDefault="00AE52D7" w:rsidP="001C6656">
            <w:pPr>
              <w:jc w:val="center"/>
              <w:rPr>
                <w:rFonts w:ascii="Times New Roman" w:hAnsi="Times New Roman" w:cs="Times New Roman"/>
              </w:rPr>
            </w:pPr>
            <w:r w:rsidRPr="00AA52CE">
              <w:rPr>
                <w:rFonts w:ascii="Times New Roman" w:hAnsi="Times New Roman" w:cs="Times New Roman"/>
              </w:rPr>
              <w:t>14.</w:t>
            </w:r>
            <w:r w:rsidR="00E85393" w:rsidRPr="00AA52CE">
              <w:rPr>
                <w:rFonts w:ascii="Times New Roman" w:hAnsi="Times New Roman" w:cs="Times New Roman"/>
              </w:rPr>
              <w:t>0</w:t>
            </w:r>
            <w:r w:rsidR="00E85393">
              <w:rPr>
                <w:rFonts w:ascii="Times New Roman" w:hAnsi="Times New Roman" w:cs="Times New Roman"/>
              </w:rPr>
              <w:t>7</w:t>
            </w:r>
          </w:p>
        </w:tc>
        <w:tc>
          <w:tcPr>
            <w:tcW w:w="1705" w:type="dxa"/>
          </w:tcPr>
          <w:p w14:paraId="4B43DF6F" w14:textId="6E2D3B97" w:rsidR="001C6656" w:rsidRPr="00AA52CE" w:rsidRDefault="00AE52D7" w:rsidP="001C6656">
            <w:pPr>
              <w:jc w:val="center"/>
              <w:rPr>
                <w:rFonts w:ascii="Times New Roman" w:hAnsi="Times New Roman" w:cs="Times New Roman"/>
              </w:rPr>
            </w:pPr>
            <w:r w:rsidRPr="00AA52CE">
              <w:rPr>
                <w:rFonts w:ascii="Times New Roman" w:hAnsi="Times New Roman" w:cs="Times New Roman"/>
              </w:rPr>
              <w:t>15.</w:t>
            </w:r>
            <w:r w:rsidR="00E85393" w:rsidRPr="00AA52CE">
              <w:rPr>
                <w:rFonts w:ascii="Times New Roman" w:hAnsi="Times New Roman" w:cs="Times New Roman"/>
              </w:rPr>
              <w:t>0</w:t>
            </w:r>
            <w:r w:rsidR="00E85393">
              <w:rPr>
                <w:rFonts w:ascii="Times New Roman" w:hAnsi="Times New Roman" w:cs="Times New Roman"/>
              </w:rPr>
              <w:t>5</w:t>
            </w:r>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E7355" w:rsidRDefault="001C6656" w:rsidP="001C6656">
            <w:pPr>
              <w:jc w:val="center"/>
              <w:rPr>
                <w:rFonts w:ascii="Times New Roman" w:hAnsi="Times New Roman" w:cs="Times New Roman"/>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E7355" w:rsidRDefault="001C6656" w:rsidP="001C6656">
            <w:pPr>
              <w:rPr>
                <w:rFonts w:ascii="Times New Roman" w:hAnsi="Times New Roman" w:cs="Times New Roman"/>
                <w:b/>
                <w:bCs/>
              </w:rPr>
            </w:pPr>
            <w:r w:rsidRPr="000E7355">
              <w:rPr>
                <w:rFonts w:ascii="Times New Roman" w:hAnsi="Times New Roman" w:cs="Times New Roman"/>
                <w:b/>
                <w:bCs/>
              </w:rPr>
              <w:t>99</w:t>
            </w:r>
            <w:r w:rsidRPr="000E7355">
              <w:rPr>
                <w:rFonts w:ascii="Times New Roman" w:hAnsi="Times New Roman" w:cs="Times New Roman"/>
                <w:b/>
                <w:bCs/>
                <w:vertAlign w:val="superscript"/>
              </w:rPr>
              <w:t>th</w:t>
            </w:r>
            <w:r w:rsidRPr="000E7355">
              <w:rPr>
                <w:rFonts w:ascii="Times New Roman" w:hAnsi="Times New Roman" w:cs="Times New Roman"/>
                <w:b/>
                <w:bCs/>
              </w:rPr>
              <w:t xml:space="preserve"> percentile dispersal distance (m)</w:t>
            </w:r>
          </w:p>
        </w:tc>
        <w:tc>
          <w:tcPr>
            <w:tcW w:w="1704" w:type="dxa"/>
            <w:tcBorders>
              <w:top w:val="single" w:sz="8" w:space="0" w:color="auto"/>
            </w:tcBorders>
          </w:tcPr>
          <w:p w14:paraId="6849C6EF" w14:textId="77777777" w:rsidR="001C6656" w:rsidRPr="000E7355" w:rsidRDefault="001C6656" w:rsidP="001C6656">
            <w:pPr>
              <w:jc w:val="center"/>
              <w:rPr>
                <w:rFonts w:ascii="Times New Roman" w:hAnsi="Times New Roman" w:cs="Times New Roman"/>
              </w:rPr>
            </w:pPr>
          </w:p>
        </w:tc>
        <w:tc>
          <w:tcPr>
            <w:tcW w:w="1704" w:type="dxa"/>
            <w:tcBorders>
              <w:top w:val="single" w:sz="8" w:space="0" w:color="auto"/>
            </w:tcBorders>
          </w:tcPr>
          <w:p w14:paraId="7161BF66" w14:textId="77777777" w:rsidR="001C6656" w:rsidRPr="000E7355" w:rsidRDefault="001C6656" w:rsidP="001C6656">
            <w:pPr>
              <w:jc w:val="center"/>
              <w:rPr>
                <w:rFonts w:ascii="Times New Roman" w:hAnsi="Times New Roman" w:cs="Times New Roman"/>
              </w:rPr>
            </w:pPr>
          </w:p>
        </w:tc>
        <w:tc>
          <w:tcPr>
            <w:tcW w:w="1705" w:type="dxa"/>
            <w:tcBorders>
              <w:top w:val="single" w:sz="8" w:space="0" w:color="auto"/>
            </w:tcBorders>
          </w:tcPr>
          <w:p w14:paraId="4DF8A091" w14:textId="77777777" w:rsidR="001C6656" w:rsidRPr="000E7355" w:rsidRDefault="001C6656" w:rsidP="001C6656">
            <w:pPr>
              <w:jc w:val="center"/>
              <w:rPr>
                <w:rFonts w:ascii="Times New Roman" w:hAnsi="Times New Roman" w:cs="Times New Roman"/>
              </w:rPr>
            </w:pPr>
          </w:p>
        </w:tc>
      </w:tr>
      <w:tr w:rsidR="001C6656" w:rsidRPr="008E002A" w14:paraId="6D060CF8" w14:textId="77777777" w:rsidTr="000408C4">
        <w:tc>
          <w:tcPr>
            <w:tcW w:w="1218" w:type="dxa"/>
          </w:tcPr>
          <w:p w14:paraId="4198DF9F" w14:textId="77777777" w:rsidR="001C6656" w:rsidRPr="00AA52CE" w:rsidRDefault="001C6656" w:rsidP="001C6656">
            <w:pPr>
              <w:rPr>
                <w:rFonts w:ascii="Times New Roman" w:hAnsi="Times New Roman" w:cs="Times New Roman"/>
              </w:rPr>
            </w:pPr>
            <w:r w:rsidRPr="00AA52CE">
              <w:rPr>
                <w:rFonts w:ascii="Times New Roman" w:hAnsi="Times New Roman" w:cs="Times New Roman"/>
              </w:rPr>
              <w:t>CN</w:t>
            </w:r>
          </w:p>
        </w:tc>
        <w:tc>
          <w:tcPr>
            <w:tcW w:w="1493" w:type="dxa"/>
          </w:tcPr>
          <w:p w14:paraId="5B05A9A0" w14:textId="7016D4E4" w:rsidR="001C6656" w:rsidRPr="00AA52CE" w:rsidRDefault="001C6656" w:rsidP="001C6656">
            <w:pPr>
              <w:rPr>
                <w:rFonts w:ascii="Times New Roman" w:hAnsi="Times New Roman" w:cs="Times New Roman"/>
              </w:rPr>
            </w:pPr>
            <w:r w:rsidRPr="00AA52CE">
              <w:rPr>
                <w:rFonts w:ascii="Times New Roman" w:hAnsi="Times New Roman" w:cs="Times New Roman"/>
              </w:rPr>
              <w:t>Height Dist.</w:t>
            </w:r>
          </w:p>
        </w:tc>
        <w:tc>
          <w:tcPr>
            <w:tcW w:w="1536" w:type="dxa"/>
          </w:tcPr>
          <w:p w14:paraId="20C7B327" w14:textId="7F6E4C6A" w:rsidR="001C6656" w:rsidRPr="00AA52CE" w:rsidRDefault="001C6656" w:rsidP="001C6656">
            <w:pPr>
              <w:rPr>
                <w:rFonts w:ascii="Times New Roman" w:hAnsi="Times New Roman" w:cs="Times New Roman"/>
                <w:b/>
                <w:bCs/>
              </w:rPr>
            </w:pPr>
            <w:proofErr w:type="spellStart"/>
            <w:r w:rsidRPr="00AA52CE">
              <w:rPr>
                <w:rFonts w:ascii="Times New Roman" w:hAnsi="Times New Roman" w:cs="Times New Roman"/>
              </w:rPr>
              <w:t>Unwarmed</w:t>
            </w:r>
            <w:proofErr w:type="spellEnd"/>
          </w:p>
        </w:tc>
        <w:tc>
          <w:tcPr>
            <w:tcW w:w="1704" w:type="dxa"/>
          </w:tcPr>
          <w:p w14:paraId="28309139" w14:textId="585404AB" w:rsidR="001C6656" w:rsidRPr="00AA52CE" w:rsidRDefault="007D05B0" w:rsidP="001C6656">
            <w:pPr>
              <w:jc w:val="center"/>
              <w:rPr>
                <w:rFonts w:ascii="Times New Roman" w:hAnsi="Times New Roman" w:cs="Times New Roman"/>
              </w:rPr>
            </w:pPr>
            <w:r w:rsidRPr="00AA52CE">
              <w:rPr>
                <w:rFonts w:ascii="Times New Roman" w:hAnsi="Times New Roman" w:cs="Times New Roman"/>
              </w:rPr>
              <w:t>22.</w:t>
            </w:r>
            <w:r w:rsidR="003966F1">
              <w:rPr>
                <w:rFonts w:ascii="Times New Roman" w:hAnsi="Times New Roman" w:cs="Times New Roman"/>
              </w:rPr>
              <w:t>55</w:t>
            </w:r>
          </w:p>
        </w:tc>
        <w:tc>
          <w:tcPr>
            <w:tcW w:w="1704" w:type="dxa"/>
          </w:tcPr>
          <w:p w14:paraId="6A3FF811" w14:textId="2A43F4DB" w:rsidR="001C6656" w:rsidRPr="00AA52CE" w:rsidRDefault="007D05B0" w:rsidP="001C6656">
            <w:pPr>
              <w:jc w:val="center"/>
              <w:rPr>
                <w:rFonts w:ascii="Times New Roman" w:hAnsi="Times New Roman" w:cs="Times New Roman"/>
              </w:rPr>
            </w:pPr>
            <w:r w:rsidRPr="00AA52CE">
              <w:rPr>
                <w:rFonts w:ascii="Times New Roman" w:hAnsi="Times New Roman" w:cs="Times New Roman"/>
              </w:rPr>
              <w:t>25.</w:t>
            </w:r>
            <w:r w:rsidR="003966F1" w:rsidRPr="00AA52CE">
              <w:rPr>
                <w:rFonts w:ascii="Times New Roman" w:hAnsi="Times New Roman" w:cs="Times New Roman"/>
              </w:rPr>
              <w:t>0</w:t>
            </w:r>
            <w:r w:rsidR="003966F1">
              <w:rPr>
                <w:rFonts w:ascii="Times New Roman" w:hAnsi="Times New Roman" w:cs="Times New Roman"/>
              </w:rPr>
              <w:t>4</w:t>
            </w:r>
          </w:p>
        </w:tc>
        <w:tc>
          <w:tcPr>
            <w:tcW w:w="1705" w:type="dxa"/>
          </w:tcPr>
          <w:p w14:paraId="331CA581" w14:textId="0C153C25" w:rsidR="001C6656" w:rsidRPr="00AA52CE" w:rsidRDefault="007D05B0" w:rsidP="001C6656">
            <w:pPr>
              <w:jc w:val="center"/>
              <w:rPr>
                <w:rFonts w:ascii="Times New Roman" w:hAnsi="Times New Roman" w:cs="Times New Roman"/>
              </w:rPr>
            </w:pPr>
            <w:r w:rsidRPr="00AA52CE">
              <w:rPr>
                <w:rFonts w:ascii="Times New Roman" w:hAnsi="Times New Roman" w:cs="Times New Roman"/>
              </w:rPr>
              <w:t>27.8</w:t>
            </w:r>
            <w:r w:rsidR="003966F1">
              <w:rPr>
                <w:rFonts w:ascii="Times New Roman" w:hAnsi="Times New Roman" w:cs="Times New Roman"/>
              </w:rPr>
              <w:t>9</w:t>
            </w:r>
          </w:p>
        </w:tc>
      </w:tr>
      <w:tr w:rsidR="001C6656" w:rsidRPr="008E002A" w14:paraId="5DFB8DFD" w14:textId="77777777" w:rsidTr="000408C4">
        <w:tc>
          <w:tcPr>
            <w:tcW w:w="1218" w:type="dxa"/>
          </w:tcPr>
          <w:p w14:paraId="1C2C6E65" w14:textId="77777777" w:rsidR="001C6656" w:rsidRPr="00AA52CE" w:rsidRDefault="001C6656" w:rsidP="001C6656">
            <w:pPr>
              <w:rPr>
                <w:rFonts w:ascii="Times New Roman" w:hAnsi="Times New Roman" w:cs="Times New Roman"/>
              </w:rPr>
            </w:pPr>
          </w:p>
        </w:tc>
        <w:tc>
          <w:tcPr>
            <w:tcW w:w="1493" w:type="dxa"/>
          </w:tcPr>
          <w:p w14:paraId="2A7A34A5" w14:textId="77777777" w:rsidR="001C6656" w:rsidRPr="00AA52CE" w:rsidRDefault="001C6656" w:rsidP="001C6656">
            <w:pPr>
              <w:rPr>
                <w:rFonts w:ascii="Times New Roman" w:hAnsi="Times New Roman" w:cs="Times New Roman"/>
              </w:rPr>
            </w:pPr>
          </w:p>
        </w:tc>
        <w:tc>
          <w:tcPr>
            <w:tcW w:w="1536" w:type="dxa"/>
          </w:tcPr>
          <w:p w14:paraId="6F93EC89" w14:textId="6DE4FE11" w:rsidR="001C6656" w:rsidRPr="00AA52CE" w:rsidRDefault="001C6656" w:rsidP="001C6656">
            <w:pPr>
              <w:rPr>
                <w:rFonts w:ascii="Times New Roman" w:hAnsi="Times New Roman" w:cs="Times New Roman"/>
                <w:b/>
                <w:bCs/>
              </w:rPr>
            </w:pPr>
            <w:r w:rsidRPr="00AA52CE">
              <w:rPr>
                <w:rFonts w:ascii="Times New Roman" w:hAnsi="Times New Roman" w:cs="Times New Roman"/>
              </w:rPr>
              <w:t>Warmed</w:t>
            </w:r>
          </w:p>
        </w:tc>
        <w:tc>
          <w:tcPr>
            <w:tcW w:w="1704" w:type="dxa"/>
          </w:tcPr>
          <w:p w14:paraId="18E6276D" w14:textId="25B10EF7" w:rsidR="001C6656" w:rsidRPr="00AA52CE" w:rsidRDefault="001C6656" w:rsidP="001C6656">
            <w:pPr>
              <w:jc w:val="center"/>
              <w:rPr>
                <w:rFonts w:ascii="Times New Roman" w:hAnsi="Times New Roman" w:cs="Times New Roman"/>
              </w:rPr>
            </w:pPr>
            <w:r w:rsidRPr="00AA52CE">
              <w:rPr>
                <w:rFonts w:ascii="Times New Roman" w:hAnsi="Times New Roman" w:cs="Times New Roman"/>
              </w:rPr>
              <w:t>2</w:t>
            </w:r>
            <w:r w:rsidR="007D05B0" w:rsidRPr="00AA52CE">
              <w:rPr>
                <w:rFonts w:ascii="Times New Roman" w:hAnsi="Times New Roman" w:cs="Times New Roman"/>
              </w:rPr>
              <w:t>7.</w:t>
            </w:r>
            <w:r w:rsidR="003966F1">
              <w:rPr>
                <w:rFonts w:ascii="Times New Roman" w:hAnsi="Times New Roman" w:cs="Times New Roman"/>
              </w:rPr>
              <w:t>45</w:t>
            </w:r>
          </w:p>
        </w:tc>
        <w:tc>
          <w:tcPr>
            <w:tcW w:w="1704" w:type="dxa"/>
          </w:tcPr>
          <w:p w14:paraId="50834A8D" w14:textId="1497E410" w:rsidR="001C6656" w:rsidRPr="00AA52CE" w:rsidRDefault="007D05B0" w:rsidP="001C6656">
            <w:pPr>
              <w:jc w:val="center"/>
              <w:rPr>
                <w:rFonts w:ascii="Times New Roman" w:hAnsi="Times New Roman" w:cs="Times New Roman"/>
              </w:rPr>
            </w:pPr>
            <w:r w:rsidRPr="00AA52CE">
              <w:rPr>
                <w:rFonts w:ascii="Times New Roman" w:hAnsi="Times New Roman" w:cs="Times New Roman"/>
              </w:rPr>
              <w:t>30.</w:t>
            </w:r>
            <w:r w:rsidR="003966F1" w:rsidRPr="00AA52CE">
              <w:rPr>
                <w:rFonts w:ascii="Times New Roman" w:hAnsi="Times New Roman" w:cs="Times New Roman"/>
              </w:rPr>
              <w:t>3</w:t>
            </w:r>
            <w:r w:rsidR="003966F1">
              <w:rPr>
                <w:rFonts w:ascii="Times New Roman" w:hAnsi="Times New Roman" w:cs="Times New Roman"/>
              </w:rPr>
              <w:t>6</w:t>
            </w:r>
          </w:p>
        </w:tc>
        <w:tc>
          <w:tcPr>
            <w:tcW w:w="1705" w:type="dxa"/>
          </w:tcPr>
          <w:p w14:paraId="57CFE7C6" w14:textId="2214F47C" w:rsidR="001C6656" w:rsidRPr="00AA52CE" w:rsidRDefault="007D05B0" w:rsidP="001C6656">
            <w:pPr>
              <w:jc w:val="center"/>
              <w:rPr>
                <w:rFonts w:ascii="Times New Roman" w:hAnsi="Times New Roman" w:cs="Times New Roman"/>
              </w:rPr>
            </w:pPr>
            <w:r w:rsidRPr="00AA52CE">
              <w:rPr>
                <w:rFonts w:ascii="Times New Roman" w:hAnsi="Times New Roman" w:cs="Times New Roman"/>
              </w:rPr>
              <w:t>33.</w:t>
            </w:r>
            <w:r w:rsidR="003966F1" w:rsidRPr="00AA52CE">
              <w:rPr>
                <w:rFonts w:ascii="Times New Roman" w:hAnsi="Times New Roman" w:cs="Times New Roman"/>
              </w:rPr>
              <w:t>7</w:t>
            </w:r>
            <w:r w:rsidR="003966F1">
              <w:rPr>
                <w:rFonts w:ascii="Times New Roman" w:hAnsi="Times New Roman" w:cs="Times New Roman"/>
              </w:rPr>
              <w:t>7</w:t>
            </w:r>
          </w:p>
        </w:tc>
      </w:tr>
      <w:tr w:rsidR="001C6656" w:rsidRPr="008E002A" w14:paraId="6FE3E2E4" w14:textId="77777777" w:rsidTr="000408C4">
        <w:tc>
          <w:tcPr>
            <w:tcW w:w="1218" w:type="dxa"/>
          </w:tcPr>
          <w:p w14:paraId="2AE64CEC" w14:textId="77777777" w:rsidR="001C6656" w:rsidRPr="00AA52CE" w:rsidRDefault="001C6656" w:rsidP="001C6656">
            <w:pPr>
              <w:rPr>
                <w:rFonts w:ascii="Times New Roman" w:hAnsi="Times New Roman" w:cs="Times New Roman"/>
              </w:rPr>
            </w:pPr>
          </w:p>
        </w:tc>
        <w:tc>
          <w:tcPr>
            <w:tcW w:w="1493" w:type="dxa"/>
          </w:tcPr>
          <w:p w14:paraId="6021C21D" w14:textId="04F3BDA0" w:rsidR="001C6656" w:rsidRPr="00AA52CE" w:rsidRDefault="001C6656" w:rsidP="001C6656">
            <w:pPr>
              <w:rPr>
                <w:rFonts w:ascii="Times New Roman" w:hAnsi="Times New Roman" w:cs="Times New Roman"/>
              </w:rPr>
            </w:pPr>
            <w:r w:rsidRPr="00AA52CE">
              <w:rPr>
                <w:rFonts w:ascii="Times New Roman" w:hAnsi="Times New Roman" w:cs="Times New Roman"/>
              </w:rPr>
              <w:t>Max. Height</w:t>
            </w:r>
          </w:p>
        </w:tc>
        <w:tc>
          <w:tcPr>
            <w:tcW w:w="1536" w:type="dxa"/>
          </w:tcPr>
          <w:p w14:paraId="0A20BE36" w14:textId="15BE68E3" w:rsidR="001C6656" w:rsidRPr="00AA52CE" w:rsidRDefault="001C6656" w:rsidP="001C6656">
            <w:pPr>
              <w:rPr>
                <w:rFonts w:ascii="Times New Roman" w:hAnsi="Times New Roman" w:cs="Times New Roman"/>
              </w:rPr>
            </w:pPr>
            <w:proofErr w:type="spellStart"/>
            <w:r w:rsidRPr="00AA52CE">
              <w:rPr>
                <w:rFonts w:ascii="Times New Roman" w:hAnsi="Times New Roman" w:cs="Times New Roman"/>
              </w:rPr>
              <w:t>Unwarmed</w:t>
            </w:r>
            <w:proofErr w:type="spellEnd"/>
          </w:p>
        </w:tc>
        <w:tc>
          <w:tcPr>
            <w:tcW w:w="1704" w:type="dxa"/>
          </w:tcPr>
          <w:p w14:paraId="252DD1C5" w14:textId="6210337A" w:rsidR="001C6656" w:rsidRPr="00AA52CE" w:rsidRDefault="007D05B0" w:rsidP="001C6656">
            <w:pPr>
              <w:jc w:val="center"/>
              <w:rPr>
                <w:rFonts w:ascii="Times New Roman" w:hAnsi="Times New Roman" w:cs="Times New Roman"/>
              </w:rPr>
            </w:pPr>
            <w:r w:rsidRPr="00AA52CE">
              <w:rPr>
                <w:rFonts w:ascii="Times New Roman" w:hAnsi="Times New Roman" w:cs="Times New Roman"/>
              </w:rPr>
              <w:t>25.</w:t>
            </w:r>
            <w:r w:rsidR="003966F1">
              <w:rPr>
                <w:rFonts w:ascii="Times New Roman" w:hAnsi="Times New Roman" w:cs="Times New Roman"/>
              </w:rPr>
              <w:t>30</w:t>
            </w:r>
          </w:p>
        </w:tc>
        <w:tc>
          <w:tcPr>
            <w:tcW w:w="1704" w:type="dxa"/>
          </w:tcPr>
          <w:p w14:paraId="69D53639" w14:textId="2293C183" w:rsidR="001C6656" w:rsidRPr="00AA52CE" w:rsidRDefault="001C6656" w:rsidP="001C6656">
            <w:pPr>
              <w:jc w:val="center"/>
              <w:rPr>
                <w:rFonts w:ascii="Times New Roman" w:hAnsi="Times New Roman" w:cs="Times New Roman"/>
              </w:rPr>
            </w:pPr>
            <w:r w:rsidRPr="00AA52CE">
              <w:rPr>
                <w:rFonts w:ascii="Times New Roman" w:hAnsi="Times New Roman" w:cs="Times New Roman"/>
              </w:rPr>
              <w:t>2</w:t>
            </w:r>
            <w:r w:rsidR="007D05B0" w:rsidRPr="00AA52CE">
              <w:rPr>
                <w:rFonts w:ascii="Times New Roman" w:hAnsi="Times New Roman" w:cs="Times New Roman"/>
              </w:rPr>
              <w:t>8.</w:t>
            </w:r>
            <w:r w:rsidR="003966F1">
              <w:rPr>
                <w:rFonts w:ascii="Times New Roman" w:hAnsi="Times New Roman" w:cs="Times New Roman"/>
              </w:rPr>
              <w:t>14</w:t>
            </w:r>
          </w:p>
        </w:tc>
        <w:tc>
          <w:tcPr>
            <w:tcW w:w="1705" w:type="dxa"/>
          </w:tcPr>
          <w:p w14:paraId="338E29BC" w14:textId="1973918A" w:rsidR="001C6656" w:rsidRPr="00AA52CE" w:rsidRDefault="007D05B0" w:rsidP="001C6656">
            <w:pPr>
              <w:jc w:val="center"/>
              <w:rPr>
                <w:rFonts w:ascii="Times New Roman" w:hAnsi="Times New Roman" w:cs="Times New Roman"/>
              </w:rPr>
            </w:pPr>
            <w:r w:rsidRPr="00AA52CE">
              <w:rPr>
                <w:rFonts w:ascii="Times New Roman" w:hAnsi="Times New Roman" w:cs="Times New Roman"/>
              </w:rPr>
              <w:t>31.</w:t>
            </w:r>
            <w:r w:rsidR="003966F1" w:rsidRPr="00AA52CE">
              <w:rPr>
                <w:rFonts w:ascii="Times New Roman" w:hAnsi="Times New Roman" w:cs="Times New Roman"/>
              </w:rPr>
              <w:t>3</w:t>
            </w:r>
            <w:r w:rsidR="003966F1">
              <w:rPr>
                <w:rFonts w:ascii="Times New Roman" w:hAnsi="Times New Roman" w:cs="Times New Roman"/>
              </w:rPr>
              <w:t>8</w:t>
            </w:r>
          </w:p>
        </w:tc>
      </w:tr>
      <w:tr w:rsidR="001C6656" w:rsidRPr="008E002A" w14:paraId="4886A00F" w14:textId="77777777" w:rsidTr="000408C4">
        <w:tc>
          <w:tcPr>
            <w:tcW w:w="1218" w:type="dxa"/>
          </w:tcPr>
          <w:p w14:paraId="48F5F6CF" w14:textId="77777777" w:rsidR="001C6656" w:rsidRPr="00AA52CE" w:rsidRDefault="001C6656" w:rsidP="001C6656">
            <w:pPr>
              <w:rPr>
                <w:rFonts w:ascii="Times New Roman" w:hAnsi="Times New Roman" w:cs="Times New Roman"/>
              </w:rPr>
            </w:pPr>
          </w:p>
        </w:tc>
        <w:tc>
          <w:tcPr>
            <w:tcW w:w="1493" w:type="dxa"/>
          </w:tcPr>
          <w:p w14:paraId="1F0A4F9F" w14:textId="77777777" w:rsidR="001C6656" w:rsidRPr="00AA52CE" w:rsidRDefault="001C6656" w:rsidP="001C6656">
            <w:pPr>
              <w:rPr>
                <w:rFonts w:ascii="Times New Roman" w:hAnsi="Times New Roman" w:cs="Times New Roman"/>
              </w:rPr>
            </w:pPr>
          </w:p>
        </w:tc>
        <w:tc>
          <w:tcPr>
            <w:tcW w:w="1536" w:type="dxa"/>
          </w:tcPr>
          <w:p w14:paraId="699D5A3B" w14:textId="44CA8410" w:rsidR="001C6656" w:rsidRPr="00AA52CE" w:rsidRDefault="001C6656" w:rsidP="001C6656">
            <w:pPr>
              <w:rPr>
                <w:rFonts w:ascii="Times New Roman" w:hAnsi="Times New Roman" w:cs="Times New Roman"/>
              </w:rPr>
            </w:pPr>
            <w:r w:rsidRPr="00AA52CE">
              <w:rPr>
                <w:rFonts w:ascii="Times New Roman" w:hAnsi="Times New Roman" w:cs="Times New Roman"/>
              </w:rPr>
              <w:t>Warmed</w:t>
            </w:r>
          </w:p>
        </w:tc>
        <w:tc>
          <w:tcPr>
            <w:tcW w:w="1704" w:type="dxa"/>
          </w:tcPr>
          <w:p w14:paraId="549B709C" w14:textId="01A31189" w:rsidR="001C6656" w:rsidRPr="00AA52CE" w:rsidRDefault="007D05B0" w:rsidP="001C6656">
            <w:pPr>
              <w:jc w:val="center"/>
              <w:rPr>
                <w:rFonts w:ascii="Times New Roman" w:hAnsi="Times New Roman" w:cs="Times New Roman"/>
              </w:rPr>
            </w:pPr>
            <w:r w:rsidRPr="00AA52CE">
              <w:rPr>
                <w:rFonts w:ascii="Times New Roman" w:hAnsi="Times New Roman" w:cs="Times New Roman"/>
              </w:rPr>
              <w:t>30.</w:t>
            </w:r>
            <w:r w:rsidR="003966F1">
              <w:rPr>
                <w:rFonts w:ascii="Times New Roman" w:hAnsi="Times New Roman" w:cs="Times New Roman"/>
              </w:rPr>
              <w:t>34</w:t>
            </w:r>
          </w:p>
        </w:tc>
        <w:tc>
          <w:tcPr>
            <w:tcW w:w="1704" w:type="dxa"/>
          </w:tcPr>
          <w:p w14:paraId="6A3BEF14" w14:textId="3FC25318" w:rsidR="001C6656" w:rsidRPr="00AA52CE" w:rsidRDefault="007D05B0" w:rsidP="001C6656">
            <w:pPr>
              <w:jc w:val="center"/>
              <w:rPr>
                <w:rFonts w:ascii="Times New Roman" w:hAnsi="Times New Roman" w:cs="Times New Roman"/>
              </w:rPr>
            </w:pPr>
            <w:r w:rsidRPr="00AA52CE">
              <w:rPr>
                <w:rFonts w:ascii="Times New Roman" w:hAnsi="Times New Roman" w:cs="Times New Roman"/>
              </w:rPr>
              <w:t>33.</w:t>
            </w:r>
            <w:r w:rsidR="003966F1">
              <w:rPr>
                <w:rFonts w:ascii="Times New Roman" w:hAnsi="Times New Roman" w:cs="Times New Roman"/>
              </w:rPr>
              <w:t>70</w:t>
            </w:r>
          </w:p>
        </w:tc>
        <w:tc>
          <w:tcPr>
            <w:tcW w:w="1705" w:type="dxa"/>
          </w:tcPr>
          <w:p w14:paraId="184FCD60" w14:textId="1CFAA805" w:rsidR="001C6656" w:rsidRPr="00AA52CE" w:rsidRDefault="007D05B0" w:rsidP="001C6656">
            <w:pPr>
              <w:jc w:val="center"/>
              <w:rPr>
                <w:rFonts w:ascii="Times New Roman" w:hAnsi="Times New Roman" w:cs="Times New Roman"/>
              </w:rPr>
            </w:pPr>
            <w:r w:rsidRPr="00AA52CE">
              <w:rPr>
                <w:rFonts w:ascii="Times New Roman" w:hAnsi="Times New Roman" w:cs="Times New Roman"/>
              </w:rPr>
              <w:t>37.</w:t>
            </w:r>
            <w:r w:rsidR="003966F1">
              <w:rPr>
                <w:rFonts w:ascii="Times New Roman" w:hAnsi="Times New Roman" w:cs="Times New Roman"/>
              </w:rPr>
              <w:t>5</w:t>
            </w:r>
            <w:r w:rsidR="003966F1" w:rsidRPr="00AA52CE">
              <w:rPr>
                <w:rFonts w:ascii="Times New Roman" w:hAnsi="Times New Roman" w:cs="Times New Roman"/>
              </w:rPr>
              <w:t>6</w:t>
            </w:r>
          </w:p>
        </w:tc>
      </w:tr>
      <w:tr w:rsidR="001C6656" w:rsidRPr="008E002A" w14:paraId="38F6D7B9" w14:textId="77777777" w:rsidTr="000408C4">
        <w:tc>
          <w:tcPr>
            <w:tcW w:w="1218" w:type="dxa"/>
          </w:tcPr>
          <w:p w14:paraId="168314CE" w14:textId="77777777" w:rsidR="001C6656" w:rsidRPr="00AA52CE" w:rsidRDefault="001C6656" w:rsidP="001C6656">
            <w:pPr>
              <w:rPr>
                <w:rFonts w:ascii="Times New Roman" w:hAnsi="Times New Roman" w:cs="Times New Roman"/>
              </w:rPr>
            </w:pPr>
            <w:r w:rsidRPr="00AA52CE">
              <w:rPr>
                <w:rFonts w:ascii="Times New Roman" w:hAnsi="Times New Roman" w:cs="Times New Roman"/>
              </w:rPr>
              <w:t>CA</w:t>
            </w:r>
          </w:p>
        </w:tc>
        <w:tc>
          <w:tcPr>
            <w:tcW w:w="1493" w:type="dxa"/>
          </w:tcPr>
          <w:p w14:paraId="69FFDC12" w14:textId="778FC2F8" w:rsidR="001C6656" w:rsidRPr="00AA52CE" w:rsidRDefault="001C6656" w:rsidP="001C6656">
            <w:pPr>
              <w:rPr>
                <w:rFonts w:ascii="Times New Roman" w:hAnsi="Times New Roman" w:cs="Times New Roman"/>
              </w:rPr>
            </w:pPr>
            <w:r w:rsidRPr="00AA52CE">
              <w:rPr>
                <w:rFonts w:ascii="Times New Roman" w:hAnsi="Times New Roman" w:cs="Times New Roman"/>
              </w:rPr>
              <w:t>Height Dist.</w:t>
            </w:r>
          </w:p>
        </w:tc>
        <w:tc>
          <w:tcPr>
            <w:tcW w:w="1536" w:type="dxa"/>
          </w:tcPr>
          <w:p w14:paraId="3DC1D9E9" w14:textId="2DE631F3" w:rsidR="001C6656" w:rsidRPr="00AA52CE" w:rsidRDefault="001C6656" w:rsidP="001C6656">
            <w:pPr>
              <w:rPr>
                <w:rFonts w:ascii="Times New Roman" w:hAnsi="Times New Roman" w:cs="Times New Roman"/>
                <w:b/>
                <w:bCs/>
              </w:rPr>
            </w:pPr>
            <w:proofErr w:type="spellStart"/>
            <w:r w:rsidRPr="00AA52CE">
              <w:rPr>
                <w:rFonts w:ascii="Times New Roman" w:hAnsi="Times New Roman" w:cs="Times New Roman"/>
              </w:rPr>
              <w:t>Unwarmed</w:t>
            </w:r>
            <w:proofErr w:type="spellEnd"/>
          </w:p>
        </w:tc>
        <w:tc>
          <w:tcPr>
            <w:tcW w:w="1704" w:type="dxa"/>
          </w:tcPr>
          <w:p w14:paraId="50D18687" w14:textId="570C9BA9"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17.</w:t>
            </w:r>
            <w:r w:rsidR="001D79AA">
              <w:rPr>
                <w:rFonts w:ascii="Times New Roman" w:hAnsi="Times New Roman" w:cs="Times New Roman"/>
              </w:rPr>
              <w:t>97</w:t>
            </w:r>
          </w:p>
        </w:tc>
        <w:tc>
          <w:tcPr>
            <w:tcW w:w="1704" w:type="dxa"/>
          </w:tcPr>
          <w:p w14:paraId="1122BC71" w14:textId="19BC860D" w:rsidR="001C6656" w:rsidRPr="00AA52CE" w:rsidRDefault="001D79AA" w:rsidP="001C6656">
            <w:pPr>
              <w:jc w:val="center"/>
              <w:rPr>
                <w:rFonts w:ascii="Times New Roman" w:hAnsi="Times New Roman" w:cs="Times New Roman"/>
              </w:rPr>
            </w:pPr>
            <w:r>
              <w:rPr>
                <w:rFonts w:ascii="Times New Roman" w:hAnsi="Times New Roman" w:cs="Times New Roman"/>
              </w:rPr>
              <w:t>20.04</w:t>
            </w:r>
          </w:p>
        </w:tc>
        <w:tc>
          <w:tcPr>
            <w:tcW w:w="1705" w:type="dxa"/>
          </w:tcPr>
          <w:p w14:paraId="7CA3F4E4" w14:textId="706F6A86" w:rsidR="001C6656" w:rsidRPr="00AA52CE" w:rsidRDefault="007D05B0" w:rsidP="001C6656">
            <w:pPr>
              <w:jc w:val="center"/>
              <w:rPr>
                <w:rFonts w:ascii="Times New Roman" w:hAnsi="Times New Roman" w:cs="Times New Roman"/>
              </w:rPr>
            </w:pPr>
            <w:r w:rsidRPr="00AA52CE">
              <w:rPr>
                <w:rFonts w:ascii="Times New Roman" w:hAnsi="Times New Roman" w:cs="Times New Roman"/>
              </w:rPr>
              <w:t>22.</w:t>
            </w:r>
            <w:r w:rsidR="001D79AA">
              <w:rPr>
                <w:rFonts w:ascii="Times New Roman" w:hAnsi="Times New Roman" w:cs="Times New Roman"/>
              </w:rPr>
              <w:t>48</w:t>
            </w:r>
          </w:p>
        </w:tc>
      </w:tr>
      <w:tr w:rsidR="001C6656" w:rsidRPr="008E002A" w14:paraId="47B1B541" w14:textId="77777777" w:rsidTr="000408C4">
        <w:tc>
          <w:tcPr>
            <w:tcW w:w="1218" w:type="dxa"/>
          </w:tcPr>
          <w:p w14:paraId="70BEA8A6" w14:textId="77777777" w:rsidR="001C6656" w:rsidRPr="00AA52CE" w:rsidRDefault="001C6656" w:rsidP="001C6656">
            <w:pPr>
              <w:rPr>
                <w:rFonts w:ascii="Times New Roman" w:hAnsi="Times New Roman" w:cs="Times New Roman"/>
                <w:b/>
                <w:bCs/>
              </w:rPr>
            </w:pPr>
          </w:p>
        </w:tc>
        <w:tc>
          <w:tcPr>
            <w:tcW w:w="1493" w:type="dxa"/>
          </w:tcPr>
          <w:p w14:paraId="04EF6F59" w14:textId="77777777" w:rsidR="001C6656" w:rsidRPr="00AA52CE" w:rsidRDefault="001C6656" w:rsidP="001C6656">
            <w:pPr>
              <w:rPr>
                <w:rFonts w:ascii="Times New Roman" w:hAnsi="Times New Roman" w:cs="Times New Roman"/>
              </w:rPr>
            </w:pPr>
          </w:p>
        </w:tc>
        <w:tc>
          <w:tcPr>
            <w:tcW w:w="1536" w:type="dxa"/>
          </w:tcPr>
          <w:p w14:paraId="5D58DD57" w14:textId="5249D380" w:rsidR="001C6656" w:rsidRPr="00AA52CE" w:rsidRDefault="001C6656" w:rsidP="001C6656">
            <w:pPr>
              <w:rPr>
                <w:rFonts w:ascii="Times New Roman" w:hAnsi="Times New Roman" w:cs="Times New Roman"/>
                <w:b/>
                <w:bCs/>
              </w:rPr>
            </w:pPr>
            <w:r w:rsidRPr="00AA52CE">
              <w:rPr>
                <w:rFonts w:ascii="Times New Roman" w:hAnsi="Times New Roman" w:cs="Times New Roman"/>
              </w:rPr>
              <w:t>Warmed</w:t>
            </w:r>
          </w:p>
        </w:tc>
        <w:tc>
          <w:tcPr>
            <w:tcW w:w="1704" w:type="dxa"/>
          </w:tcPr>
          <w:p w14:paraId="35304852" w14:textId="7D5693A8" w:rsidR="001C6656" w:rsidRPr="00AA52CE" w:rsidRDefault="00AE52D7" w:rsidP="001C6656">
            <w:pPr>
              <w:jc w:val="center"/>
              <w:rPr>
                <w:rFonts w:ascii="Times New Roman" w:hAnsi="Times New Roman" w:cs="Times New Roman"/>
              </w:rPr>
            </w:pPr>
            <w:r w:rsidRPr="00AA52CE">
              <w:rPr>
                <w:rFonts w:ascii="Times New Roman" w:hAnsi="Times New Roman" w:cs="Times New Roman"/>
              </w:rPr>
              <w:t>24.</w:t>
            </w:r>
            <w:r w:rsidR="00E85393">
              <w:rPr>
                <w:rFonts w:ascii="Times New Roman" w:hAnsi="Times New Roman" w:cs="Times New Roman"/>
              </w:rPr>
              <w:t>82</w:t>
            </w:r>
          </w:p>
        </w:tc>
        <w:tc>
          <w:tcPr>
            <w:tcW w:w="1704" w:type="dxa"/>
          </w:tcPr>
          <w:p w14:paraId="185332FB" w14:textId="7D6B9355" w:rsidR="001C6656" w:rsidRPr="00AA52CE" w:rsidRDefault="00AE52D7" w:rsidP="001C6656">
            <w:pPr>
              <w:jc w:val="center"/>
              <w:rPr>
                <w:rFonts w:ascii="Times New Roman" w:hAnsi="Times New Roman" w:cs="Times New Roman"/>
              </w:rPr>
            </w:pPr>
            <w:r w:rsidRPr="00AA52CE">
              <w:rPr>
                <w:rFonts w:ascii="Times New Roman" w:hAnsi="Times New Roman" w:cs="Times New Roman"/>
              </w:rPr>
              <w:t>27.</w:t>
            </w:r>
            <w:r w:rsidR="00E85393" w:rsidRPr="00AA52CE">
              <w:rPr>
                <w:rFonts w:ascii="Times New Roman" w:hAnsi="Times New Roman" w:cs="Times New Roman"/>
              </w:rPr>
              <w:t>6</w:t>
            </w:r>
            <w:r w:rsidR="00E85393">
              <w:rPr>
                <w:rFonts w:ascii="Times New Roman" w:hAnsi="Times New Roman" w:cs="Times New Roman"/>
              </w:rPr>
              <w:t>0</w:t>
            </w:r>
          </w:p>
        </w:tc>
        <w:tc>
          <w:tcPr>
            <w:tcW w:w="1705" w:type="dxa"/>
          </w:tcPr>
          <w:p w14:paraId="4AD77BB5" w14:textId="23001519" w:rsidR="001C6656" w:rsidRPr="00AA52CE" w:rsidRDefault="00AE52D7" w:rsidP="001C6656">
            <w:pPr>
              <w:jc w:val="center"/>
              <w:rPr>
                <w:rFonts w:ascii="Times New Roman" w:hAnsi="Times New Roman" w:cs="Times New Roman"/>
              </w:rPr>
            </w:pPr>
            <w:r w:rsidRPr="00AA52CE">
              <w:rPr>
                <w:rFonts w:ascii="Times New Roman" w:hAnsi="Times New Roman" w:cs="Times New Roman"/>
              </w:rPr>
              <w:t>30.</w:t>
            </w:r>
            <w:r w:rsidR="00E85393">
              <w:rPr>
                <w:rFonts w:ascii="Times New Roman" w:hAnsi="Times New Roman" w:cs="Times New Roman"/>
              </w:rPr>
              <w:t>76</w:t>
            </w:r>
          </w:p>
        </w:tc>
      </w:tr>
      <w:tr w:rsidR="001C6656" w:rsidRPr="008E002A" w14:paraId="11F5D535" w14:textId="77777777" w:rsidTr="000408C4">
        <w:tc>
          <w:tcPr>
            <w:tcW w:w="1218" w:type="dxa"/>
          </w:tcPr>
          <w:p w14:paraId="4CDE57A4" w14:textId="77777777" w:rsidR="001C6656" w:rsidRPr="00AA52CE" w:rsidRDefault="001C6656" w:rsidP="001C6656">
            <w:pPr>
              <w:rPr>
                <w:rFonts w:ascii="Times New Roman" w:hAnsi="Times New Roman" w:cs="Times New Roman"/>
                <w:b/>
                <w:bCs/>
              </w:rPr>
            </w:pPr>
          </w:p>
        </w:tc>
        <w:tc>
          <w:tcPr>
            <w:tcW w:w="1493" w:type="dxa"/>
          </w:tcPr>
          <w:p w14:paraId="08D50905" w14:textId="7543A718" w:rsidR="001C6656" w:rsidRPr="00AA52CE" w:rsidRDefault="001C6656" w:rsidP="001C6656">
            <w:pPr>
              <w:rPr>
                <w:rFonts w:ascii="Times New Roman" w:hAnsi="Times New Roman" w:cs="Times New Roman"/>
              </w:rPr>
            </w:pPr>
            <w:r w:rsidRPr="00AA52CE">
              <w:rPr>
                <w:rFonts w:ascii="Times New Roman" w:hAnsi="Times New Roman" w:cs="Times New Roman"/>
              </w:rPr>
              <w:t>Max. Height</w:t>
            </w:r>
          </w:p>
        </w:tc>
        <w:tc>
          <w:tcPr>
            <w:tcW w:w="1536" w:type="dxa"/>
          </w:tcPr>
          <w:p w14:paraId="6FC7C181" w14:textId="3F6E3C81" w:rsidR="001C6656" w:rsidRPr="00AA52CE" w:rsidRDefault="001C6656" w:rsidP="001C6656">
            <w:pPr>
              <w:rPr>
                <w:rFonts w:ascii="Times New Roman" w:hAnsi="Times New Roman" w:cs="Times New Roman"/>
              </w:rPr>
            </w:pPr>
            <w:proofErr w:type="spellStart"/>
            <w:r w:rsidRPr="00AA52CE">
              <w:rPr>
                <w:rFonts w:ascii="Times New Roman" w:hAnsi="Times New Roman" w:cs="Times New Roman"/>
              </w:rPr>
              <w:t>Unwarmed</w:t>
            </w:r>
            <w:proofErr w:type="spellEnd"/>
          </w:p>
        </w:tc>
        <w:tc>
          <w:tcPr>
            <w:tcW w:w="1704" w:type="dxa"/>
          </w:tcPr>
          <w:p w14:paraId="5D577702" w14:textId="5536253D" w:rsidR="001C6656" w:rsidRPr="00AA52CE" w:rsidRDefault="007D05B0" w:rsidP="001C6656">
            <w:pPr>
              <w:jc w:val="center"/>
              <w:rPr>
                <w:rFonts w:ascii="Times New Roman" w:hAnsi="Times New Roman" w:cs="Times New Roman"/>
              </w:rPr>
            </w:pPr>
            <w:r w:rsidRPr="00AA52CE">
              <w:rPr>
                <w:rFonts w:ascii="Times New Roman" w:hAnsi="Times New Roman" w:cs="Times New Roman"/>
              </w:rPr>
              <w:t>19.</w:t>
            </w:r>
            <w:r w:rsidR="001D79AA">
              <w:rPr>
                <w:rFonts w:ascii="Times New Roman" w:hAnsi="Times New Roman" w:cs="Times New Roman"/>
              </w:rPr>
              <w:t>59</w:t>
            </w:r>
          </w:p>
        </w:tc>
        <w:tc>
          <w:tcPr>
            <w:tcW w:w="1704" w:type="dxa"/>
          </w:tcPr>
          <w:p w14:paraId="7F7D7F62" w14:textId="193F881A" w:rsidR="001C6656" w:rsidRPr="00AA52CE" w:rsidRDefault="007D05B0" w:rsidP="001C6656">
            <w:pPr>
              <w:jc w:val="center"/>
              <w:rPr>
                <w:rFonts w:ascii="Times New Roman" w:hAnsi="Times New Roman" w:cs="Times New Roman"/>
              </w:rPr>
            </w:pPr>
            <w:r w:rsidRPr="00AA52CE">
              <w:rPr>
                <w:rFonts w:ascii="Times New Roman" w:hAnsi="Times New Roman" w:cs="Times New Roman"/>
              </w:rPr>
              <w:t>21.</w:t>
            </w:r>
            <w:r w:rsidR="001D79AA">
              <w:rPr>
                <w:rFonts w:ascii="Times New Roman" w:hAnsi="Times New Roman" w:cs="Times New Roman"/>
              </w:rPr>
              <w:t>91</w:t>
            </w:r>
          </w:p>
        </w:tc>
        <w:tc>
          <w:tcPr>
            <w:tcW w:w="1705" w:type="dxa"/>
          </w:tcPr>
          <w:p w14:paraId="0C8CD5E1" w14:textId="35551959" w:rsidR="001C6656" w:rsidRPr="00AA52CE" w:rsidRDefault="007D05B0" w:rsidP="001C6656">
            <w:pPr>
              <w:jc w:val="center"/>
              <w:rPr>
                <w:rFonts w:ascii="Times New Roman" w:hAnsi="Times New Roman" w:cs="Times New Roman"/>
              </w:rPr>
            </w:pPr>
            <w:r w:rsidRPr="00AA52CE">
              <w:rPr>
                <w:rFonts w:ascii="Times New Roman" w:hAnsi="Times New Roman" w:cs="Times New Roman"/>
              </w:rPr>
              <w:t>24.</w:t>
            </w:r>
            <w:r w:rsidR="001D79AA">
              <w:rPr>
                <w:rFonts w:ascii="Times New Roman" w:hAnsi="Times New Roman" w:cs="Times New Roman"/>
              </w:rPr>
              <w:t>38</w:t>
            </w:r>
          </w:p>
        </w:tc>
      </w:tr>
      <w:tr w:rsidR="001C6656" w:rsidRPr="008E002A" w14:paraId="4977254C" w14:textId="77777777" w:rsidTr="000408C4">
        <w:tc>
          <w:tcPr>
            <w:tcW w:w="1218" w:type="dxa"/>
          </w:tcPr>
          <w:p w14:paraId="46F7F5B1" w14:textId="77777777" w:rsidR="001C6656" w:rsidRPr="00AA52CE" w:rsidRDefault="001C6656" w:rsidP="001C6656">
            <w:pPr>
              <w:rPr>
                <w:rFonts w:ascii="Times New Roman" w:hAnsi="Times New Roman" w:cs="Times New Roman"/>
                <w:b/>
                <w:bCs/>
              </w:rPr>
            </w:pPr>
          </w:p>
        </w:tc>
        <w:tc>
          <w:tcPr>
            <w:tcW w:w="1493" w:type="dxa"/>
          </w:tcPr>
          <w:p w14:paraId="319952C1" w14:textId="77777777" w:rsidR="001C6656" w:rsidRPr="00AA52CE" w:rsidRDefault="001C6656" w:rsidP="001C6656">
            <w:pPr>
              <w:rPr>
                <w:rFonts w:ascii="Times New Roman" w:hAnsi="Times New Roman" w:cs="Times New Roman"/>
              </w:rPr>
            </w:pPr>
          </w:p>
        </w:tc>
        <w:tc>
          <w:tcPr>
            <w:tcW w:w="1536" w:type="dxa"/>
          </w:tcPr>
          <w:p w14:paraId="62088C94" w14:textId="0313F337" w:rsidR="001C6656" w:rsidRPr="00AA52CE" w:rsidRDefault="001C6656" w:rsidP="001C6656">
            <w:pPr>
              <w:rPr>
                <w:rFonts w:ascii="Times New Roman" w:hAnsi="Times New Roman" w:cs="Times New Roman"/>
              </w:rPr>
            </w:pPr>
            <w:r w:rsidRPr="00AA52CE">
              <w:rPr>
                <w:rFonts w:ascii="Times New Roman" w:hAnsi="Times New Roman" w:cs="Times New Roman"/>
              </w:rPr>
              <w:t>Warmed</w:t>
            </w:r>
          </w:p>
        </w:tc>
        <w:tc>
          <w:tcPr>
            <w:tcW w:w="1704" w:type="dxa"/>
          </w:tcPr>
          <w:p w14:paraId="7D05FB21" w14:textId="1CBA4540" w:rsidR="001C6656" w:rsidRPr="00AA52CE" w:rsidRDefault="00AE52D7" w:rsidP="001C6656">
            <w:pPr>
              <w:jc w:val="center"/>
              <w:rPr>
                <w:rFonts w:ascii="Times New Roman" w:hAnsi="Times New Roman" w:cs="Times New Roman"/>
              </w:rPr>
            </w:pPr>
            <w:r w:rsidRPr="00AA52CE">
              <w:rPr>
                <w:rFonts w:ascii="Times New Roman" w:hAnsi="Times New Roman" w:cs="Times New Roman"/>
              </w:rPr>
              <w:t>29.</w:t>
            </w:r>
            <w:r w:rsidR="00E85393">
              <w:rPr>
                <w:rFonts w:ascii="Times New Roman" w:hAnsi="Times New Roman" w:cs="Times New Roman"/>
              </w:rPr>
              <w:t>57</w:t>
            </w:r>
          </w:p>
        </w:tc>
        <w:tc>
          <w:tcPr>
            <w:tcW w:w="1704" w:type="dxa"/>
          </w:tcPr>
          <w:p w14:paraId="69801A5F" w14:textId="30FF5A87" w:rsidR="001C6656" w:rsidRPr="00AA52CE" w:rsidRDefault="00E85393" w:rsidP="001C6656">
            <w:pPr>
              <w:jc w:val="center"/>
              <w:rPr>
                <w:rFonts w:ascii="Times New Roman" w:hAnsi="Times New Roman" w:cs="Times New Roman"/>
              </w:rPr>
            </w:pPr>
            <w:r>
              <w:rPr>
                <w:rFonts w:ascii="Times New Roman" w:hAnsi="Times New Roman" w:cs="Times New Roman"/>
              </w:rPr>
              <w:t>33.06</w:t>
            </w:r>
          </w:p>
        </w:tc>
        <w:tc>
          <w:tcPr>
            <w:tcW w:w="1705" w:type="dxa"/>
          </w:tcPr>
          <w:p w14:paraId="7280923D" w14:textId="4F40C250" w:rsidR="001C6656" w:rsidRPr="00AA52CE" w:rsidRDefault="00AE52D7" w:rsidP="001C6656">
            <w:pPr>
              <w:jc w:val="center"/>
              <w:rPr>
                <w:rFonts w:ascii="Times New Roman" w:hAnsi="Times New Roman" w:cs="Times New Roman"/>
              </w:rPr>
            </w:pPr>
            <w:r w:rsidRPr="00AA52CE">
              <w:rPr>
                <w:rFonts w:ascii="Times New Roman" w:hAnsi="Times New Roman" w:cs="Times New Roman"/>
              </w:rPr>
              <w:t>36.</w:t>
            </w:r>
            <w:r w:rsidR="00E85393">
              <w:rPr>
                <w:rFonts w:ascii="Times New Roman" w:hAnsi="Times New Roman" w:cs="Times New Roman"/>
              </w:rPr>
              <w:t>84</w:t>
            </w:r>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E7355" w:rsidRDefault="001C6656" w:rsidP="001C6656">
            <w:pPr>
              <w:rPr>
                <w:rFonts w:ascii="Times New Roman" w:hAnsi="Times New Roman" w:cs="Times New Roman"/>
                <w:b/>
                <w:bCs/>
              </w:rPr>
            </w:pPr>
          </w:p>
        </w:tc>
      </w:tr>
      <w:tr w:rsidR="001C6656" w:rsidRPr="008E002A" w14:paraId="3FE311E1" w14:textId="77777777" w:rsidTr="000408C4">
        <w:tc>
          <w:tcPr>
            <w:tcW w:w="4247" w:type="dxa"/>
            <w:gridSpan w:val="3"/>
            <w:tcBorders>
              <w:top w:val="single" w:sz="8" w:space="0" w:color="auto"/>
            </w:tcBorders>
          </w:tcPr>
          <w:p w14:paraId="4B0538D6" w14:textId="38E891A6" w:rsidR="001C6656" w:rsidRPr="000E7355" w:rsidRDefault="000408C4" w:rsidP="001C6656">
            <w:pPr>
              <w:rPr>
                <w:rFonts w:ascii="Times New Roman" w:hAnsi="Times New Roman" w:cs="Times New Roman"/>
                <w:b/>
                <w:bCs/>
              </w:rPr>
            </w:pPr>
            <w:commentRangeStart w:id="28"/>
            <w:commentRangeStart w:id="29"/>
            <w:r>
              <w:rPr>
                <w:rFonts w:ascii="Times New Roman" w:hAnsi="Times New Roman" w:cs="Times New Roman"/>
                <w:b/>
                <w:bCs/>
              </w:rPr>
              <w:t>1</w:t>
            </w:r>
            <w:r w:rsidRPr="000E7355">
              <w:rPr>
                <w:rFonts w:ascii="Times New Roman" w:hAnsi="Times New Roman" w:cs="Times New Roman"/>
                <w:b/>
                <w:bCs/>
              </w:rPr>
              <w:t>0</w:t>
            </w:r>
            <w:r w:rsidR="001C6656" w:rsidRPr="000E7355">
              <w:rPr>
                <w:rFonts w:ascii="Times New Roman" w:hAnsi="Times New Roman" w:cs="Times New Roman"/>
                <w:b/>
                <w:bCs/>
              </w:rPr>
              <w:t>-m max</w:t>
            </w:r>
            <w:r w:rsidR="002719D3">
              <w:rPr>
                <w:rFonts w:ascii="Times New Roman" w:hAnsi="Times New Roman" w:cs="Times New Roman"/>
                <w:b/>
                <w:bCs/>
              </w:rPr>
              <w:t>imum</w:t>
            </w:r>
            <w:r w:rsidR="001C6656" w:rsidRPr="000E7355">
              <w:rPr>
                <w:rFonts w:ascii="Times New Roman" w:hAnsi="Times New Roman" w:cs="Times New Roman"/>
                <w:b/>
                <w:bCs/>
              </w:rPr>
              <w:t>/dist</w:t>
            </w:r>
            <w:r w:rsidR="002719D3">
              <w:rPr>
                <w:rFonts w:ascii="Times New Roman" w:hAnsi="Times New Roman" w:cs="Times New Roman"/>
                <w:b/>
                <w:bCs/>
              </w:rPr>
              <w:t xml:space="preserve">ribution </w:t>
            </w:r>
            <w:r w:rsidR="001C6656" w:rsidRPr="000E7355">
              <w:rPr>
                <w:rFonts w:ascii="Times New Roman" w:hAnsi="Times New Roman" w:cs="Times New Roman"/>
                <w:b/>
                <w:bCs/>
              </w:rPr>
              <w:t>risk ratio</w:t>
            </w:r>
            <w:commentRangeEnd w:id="28"/>
            <w:r w:rsidR="000E7355">
              <w:rPr>
                <w:rStyle w:val="CommentReference"/>
              </w:rPr>
              <w:commentReference w:id="28"/>
            </w:r>
            <w:commentRangeEnd w:id="29"/>
            <w:r w:rsidR="002719D3">
              <w:rPr>
                <w:rStyle w:val="CommentReference"/>
              </w:rPr>
              <w:commentReference w:id="29"/>
            </w:r>
          </w:p>
        </w:tc>
        <w:tc>
          <w:tcPr>
            <w:tcW w:w="1704" w:type="dxa"/>
            <w:tcBorders>
              <w:top w:val="single" w:sz="8" w:space="0" w:color="auto"/>
            </w:tcBorders>
          </w:tcPr>
          <w:p w14:paraId="22624827" w14:textId="77777777" w:rsidR="001C6656" w:rsidRPr="000E7355" w:rsidRDefault="001C6656" w:rsidP="001C6656">
            <w:pPr>
              <w:rPr>
                <w:rFonts w:ascii="Times New Roman" w:hAnsi="Times New Roman" w:cs="Times New Roman"/>
                <w:b/>
                <w:bCs/>
              </w:rPr>
            </w:pPr>
          </w:p>
        </w:tc>
        <w:tc>
          <w:tcPr>
            <w:tcW w:w="1704" w:type="dxa"/>
            <w:tcBorders>
              <w:top w:val="single" w:sz="8" w:space="0" w:color="auto"/>
            </w:tcBorders>
          </w:tcPr>
          <w:p w14:paraId="2F76D4EA" w14:textId="77777777" w:rsidR="001C6656" w:rsidRPr="000E7355" w:rsidRDefault="001C6656" w:rsidP="001C6656">
            <w:pPr>
              <w:rPr>
                <w:rFonts w:ascii="Times New Roman" w:hAnsi="Times New Roman" w:cs="Times New Roman"/>
                <w:b/>
                <w:bCs/>
              </w:rPr>
            </w:pPr>
          </w:p>
        </w:tc>
        <w:tc>
          <w:tcPr>
            <w:tcW w:w="1705" w:type="dxa"/>
            <w:tcBorders>
              <w:top w:val="single" w:sz="8" w:space="0" w:color="auto"/>
            </w:tcBorders>
          </w:tcPr>
          <w:p w14:paraId="7CD2D930" w14:textId="77777777" w:rsidR="001C6656" w:rsidRPr="000E7355" w:rsidRDefault="001C6656" w:rsidP="001C6656">
            <w:pPr>
              <w:rPr>
                <w:rFonts w:ascii="Times New Roman" w:hAnsi="Times New Roman" w:cs="Times New Roman"/>
                <w:b/>
                <w:bCs/>
              </w:rPr>
            </w:pPr>
          </w:p>
        </w:tc>
      </w:tr>
      <w:tr w:rsidR="001C6656" w:rsidRPr="008E002A" w14:paraId="682C8813" w14:textId="77777777" w:rsidTr="000408C4">
        <w:tc>
          <w:tcPr>
            <w:tcW w:w="1218" w:type="dxa"/>
          </w:tcPr>
          <w:p w14:paraId="0531BFEE" w14:textId="77777777" w:rsidR="001C6656" w:rsidRPr="000E7355" w:rsidRDefault="001C6656" w:rsidP="001C6656">
            <w:pPr>
              <w:rPr>
                <w:rFonts w:ascii="Times New Roman" w:hAnsi="Times New Roman" w:cs="Times New Roman"/>
              </w:rPr>
            </w:pPr>
            <w:r w:rsidRPr="000E7355">
              <w:rPr>
                <w:rFonts w:ascii="Times New Roman" w:hAnsi="Times New Roman" w:cs="Times New Roman"/>
              </w:rPr>
              <w:t>CN</w:t>
            </w:r>
          </w:p>
        </w:tc>
        <w:tc>
          <w:tcPr>
            <w:tcW w:w="1493" w:type="dxa"/>
          </w:tcPr>
          <w:p w14:paraId="44BACE29" w14:textId="77777777" w:rsidR="001C6656" w:rsidRPr="000E7355" w:rsidRDefault="001C6656" w:rsidP="001C6656">
            <w:pPr>
              <w:rPr>
                <w:rFonts w:ascii="Times New Roman" w:hAnsi="Times New Roman" w:cs="Times New Roman"/>
                <w:b/>
                <w:bCs/>
              </w:rPr>
            </w:pPr>
          </w:p>
        </w:tc>
        <w:tc>
          <w:tcPr>
            <w:tcW w:w="1536" w:type="dxa"/>
          </w:tcPr>
          <w:p w14:paraId="609CC31C" w14:textId="1B473B5C" w:rsidR="001C6656" w:rsidRPr="000E7355" w:rsidRDefault="001C6656" w:rsidP="001C6656">
            <w:pPr>
              <w:rPr>
                <w:rFonts w:ascii="Times New Roman" w:hAnsi="Times New Roman" w:cs="Times New Roman"/>
                <w:b/>
                <w:bCs/>
              </w:rPr>
            </w:pPr>
            <w:proofErr w:type="spellStart"/>
            <w:r w:rsidRPr="000E7355">
              <w:rPr>
                <w:rFonts w:ascii="Times New Roman" w:hAnsi="Times New Roman" w:cs="Times New Roman"/>
              </w:rPr>
              <w:t>Unwarmed</w:t>
            </w:r>
            <w:proofErr w:type="spellEnd"/>
          </w:p>
        </w:tc>
        <w:tc>
          <w:tcPr>
            <w:tcW w:w="1704" w:type="dxa"/>
          </w:tcPr>
          <w:p w14:paraId="78F5E51B" w14:textId="32A8B6FD" w:rsidR="001C6656" w:rsidRPr="000E7355" w:rsidRDefault="000408C4" w:rsidP="001C6656">
            <w:pPr>
              <w:jc w:val="center"/>
              <w:rPr>
                <w:rFonts w:ascii="Times New Roman" w:hAnsi="Times New Roman" w:cs="Times New Roman"/>
              </w:rPr>
            </w:pPr>
            <w:r>
              <w:rPr>
                <w:rFonts w:ascii="Times New Roman" w:hAnsi="Times New Roman" w:cs="Times New Roman"/>
              </w:rPr>
              <w:t>1.00</w:t>
            </w:r>
          </w:p>
        </w:tc>
        <w:tc>
          <w:tcPr>
            <w:tcW w:w="1704" w:type="dxa"/>
          </w:tcPr>
          <w:p w14:paraId="0C633825" w14:textId="22A0E899" w:rsidR="001C6656" w:rsidRPr="000E7355" w:rsidRDefault="001C6656" w:rsidP="001C6656">
            <w:pPr>
              <w:jc w:val="center"/>
              <w:rPr>
                <w:rFonts w:ascii="Times New Roman" w:hAnsi="Times New Roman" w:cs="Times New Roman"/>
              </w:rPr>
            </w:pPr>
            <w:r w:rsidRPr="000E7355">
              <w:rPr>
                <w:rFonts w:ascii="Times New Roman" w:hAnsi="Times New Roman" w:cs="Times New Roman"/>
              </w:rPr>
              <w:t>1.</w:t>
            </w:r>
            <w:r w:rsidR="000408C4">
              <w:rPr>
                <w:rFonts w:ascii="Times New Roman" w:hAnsi="Times New Roman" w:cs="Times New Roman"/>
              </w:rPr>
              <w:t>18</w:t>
            </w:r>
          </w:p>
        </w:tc>
        <w:tc>
          <w:tcPr>
            <w:tcW w:w="1705" w:type="dxa"/>
          </w:tcPr>
          <w:p w14:paraId="556D9651" w14:textId="120805AF" w:rsidR="001C6656" w:rsidRPr="000E7355" w:rsidRDefault="000408C4" w:rsidP="001C6656">
            <w:pPr>
              <w:jc w:val="center"/>
              <w:rPr>
                <w:rFonts w:ascii="Times New Roman" w:hAnsi="Times New Roman" w:cs="Times New Roman"/>
              </w:rPr>
            </w:pPr>
            <w:r>
              <w:rPr>
                <w:rFonts w:ascii="Times New Roman" w:hAnsi="Times New Roman" w:cs="Times New Roman"/>
              </w:rPr>
              <w:t>1.37</w:t>
            </w:r>
          </w:p>
        </w:tc>
      </w:tr>
      <w:tr w:rsidR="001C6656" w:rsidRPr="008E002A" w14:paraId="5BC91630" w14:textId="77777777" w:rsidTr="000408C4">
        <w:tc>
          <w:tcPr>
            <w:tcW w:w="1218" w:type="dxa"/>
          </w:tcPr>
          <w:p w14:paraId="0F6D3B43" w14:textId="7D65EB22" w:rsidR="001C6656" w:rsidRPr="00AD4B38" w:rsidRDefault="001C6656" w:rsidP="001C6656">
            <w:pPr>
              <w:rPr>
                <w:rFonts w:ascii="Times New Roman" w:hAnsi="Times New Roman" w:cs="Times New Roman"/>
              </w:rPr>
            </w:pPr>
          </w:p>
        </w:tc>
        <w:tc>
          <w:tcPr>
            <w:tcW w:w="1493" w:type="dxa"/>
          </w:tcPr>
          <w:p w14:paraId="55E0FDD4" w14:textId="77777777" w:rsidR="001C6656" w:rsidRPr="00AD4B38" w:rsidRDefault="001C6656" w:rsidP="001C6656">
            <w:pPr>
              <w:rPr>
                <w:rFonts w:ascii="Times New Roman" w:hAnsi="Times New Roman" w:cs="Times New Roman"/>
                <w:b/>
                <w:bCs/>
              </w:rPr>
            </w:pPr>
          </w:p>
        </w:tc>
        <w:tc>
          <w:tcPr>
            <w:tcW w:w="1536" w:type="dxa"/>
          </w:tcPr>
          <w:p w14:paraId="6C874491" w14:textId="16BD0C0B" w:rsidR="001C6656" w:rsidRPr="00AD4B38" w:rsidRDefault="001C6656" w:rsidP="001C6656">
            <w:pPr>
              <w:rPr>
                <w:rFonts w:ascii="Times New Roman" w:hAnsi="Times New Roman" w:cs="Times New Roman"/>
                <w:b/>
                <w:bCs/>
              </w:rPr>
            </w:pPr>
            <w:r w:rsidRPr="00AD4B38">
              <w:rPr>
                <w:rFonts w:ascii="Times New Roman" w:hAnsi="Times New Roman" w:cs="Times New Roman"/>
              </w:rPr>
              <w:t>Warmed</w:t>
            </w:r>
          </w:p>
        </w:tc>
        <w:tc>
          <w:tcPr>
            <w:tcW w:w="1704" w:type="dxa"/>
          </w:tcPr>
          <w:p w14:paraId="1C5E569B" w14:textId="4D2860B3" w:rsidR="001C6656" w:rsidRPr="00AD4B38" w:rsidRDefault="000408C4" w:rsidP="001C6656">
            <w:pPr>
              <w:jc w:val="center"/>
              <w:rPr>
                <w:rFonts w:ascii="Times New Roman" w:hAnsi="Times New Roman" w:cs="Times New Roman"/>
              </w:rPr>
            </w:pPr>
            <w:r>
              <w:rPr>
                <w:rFonts w:ascii="Times New Roman" w:hAnsi="Times New Roman" w:cs="Times New Roman"/>
              </w:rPr>
              <w:t>1.</w:t>
            </w:r>
            <w:r w:rsidR="009C1075">
              <w:rPr>
                <w:rFonts w:ascii="Times New Roman" w:hAnsi="Times New Roman" w:cs="Times New Roman"/>
              </w:rPr>
              <w:t>0</w:t>
            </w:r>
            <w:r w:rsidR="009C1075">
              <w:rPr>
                <w:rFonts w:ascii="Times New Roman" w:hAnsi="Times New Roman" w:cs="Times New Roman"/>
              </w:rPr>
              <w:t>2</w:t>
            </w:r>
          </w:p>
        </w:tc>
        <w:tc>
          <w:tcPr>
            <w:tcW w:w="1704" w:type="dxa"/>
          </w:tcPr>
          <w:p w14:paraId="6A2D2962" w14:textId="2112933D" w:rsidR="001C6656" w:rsidRPr="00AD4B38" w:rsidRDefault="001C6656" w:rsidP="001C6656">
            <w:pPr>
              <w:jc w:val="center"/>
              <w:rPr>
                <w:rFonts w:ascii="Times New Roman" w:hAnsi="Times New Roman" w:cs="Times New Roman"/>
              </w:rPr>
            </w:pPr>
            <w:r w:rsidRPr="00AD4B38">
              <w:rPr>
                <w:rFonts w:ascii="Times New Roman" w:hAnsi="Times New Roman" w:cs="Times New Roman"/>
              </w:rPr>
              <w:t>1.</w:t>
            </w:r>
            <w:r w:rsidR="000408C4">
              <w:rPr>
                <w:rFonts w:ascii="Times New Roman" w:hAnsi="Times New Roman" w:cs="Times New Roman"/>
              </w:rPr>
              <w:t>2</w:t>
            </w:r>
            <w:r w:rsidR="009C1075">
              <w:rPr>
                <w:rFonts w:ascii="Times New Roman" w:hAnsi="Times New Roman" w:cs="Times New Roman"/>
              </w:rPr>
              <w:t>2</w:t>
            </w:r>
          </w:p>
        </w:tc>
        <w:tc>
          <w:tcPr>
            <w:tcW w:w="1705" w:type="dxa"/>
          </w:tcPr>
          <w:p w14:paraId="619993D4" w14:textId="60A74753" w:rsidR="001C6656" w:rsidRPr="000E7355" w:rsidRDefault="000408C4" w:rsidP="001C6656">
            <w:pPr>
              <w:jc w:val="center"/>
              <w:rPr>
                <w:rFonts w:ascii="Times New Roman" w:hAnsi="Times New Roman" w:cs="Times New Roman"/>
              </w:rPr>
            </w:pPr>
            <w:r>
              <w:rPr>
                <w:rFonts w:ascii="Times New Roman" w:hAnsi="Times New Roman" w:cs="Times New Roman"/>
              </w:rPr>
              <w:t>1.</w:t>
            </w:r>
            <w:r w:rsidR="009C1075">
              <w:rPr>
                <w:rFonts w:ascii="Times New Roman" w:hAnsi="Times New Roman" w:cs="Times New Roman"/>
              </w:rPr>
              <w:t>4</w:t>
            </w:r>
            <w:r w:rsidR="009C1075">
              <w:rPr>
                <w:rFonts w:ascii="Times New Roman" w:hAnsi="Times New Roman" w:cs="Times New Roman"/>
              </w:rPr>
              <w:t>5</w:t>
            </w:r>
          </w:p>
        </w:tc>
      </w:tr>
      <w:tr w:rsidR="001C6656" w:rsidRPr="008E002A" w14:paraId="4178F7CA" w14:textId="77777777" w:rsidTr="000408C4">
        <w:tc>
          <w:tcPr>
            <w:tcW w:w="1218" w:type="dxa"/>
          </w:tcPr>
          <w:p w14:paraId="44882163" w14:textId="49FA83D8" w:rsidR="001C6656" w:rsidRPr="000E7355" w:rsidRDefault="001C6656" w:rsidP="001C6656">
            <w:pPr>
              <w:rPr>
                <w:rFonts w:ascii="Times New Roman" w:hAnsi="Times New Roman" w:cs="Times New Roman"/>
              </w:rPr>
            </w:pPr>
            <w:r w:rsidRPr="000E7355">
              <w:rPr>
                <w:rFonts w:ascii="Times New Roman" w:hAnsi="Times New Roman" w:cs="Times New Roman"/>
              </w:rPr>
              <w:t>CA</w:t>
            </w:r>
          </w:p>
        </w:tc>
        <w:tc>
          <w:tcPr>
            <w:tcW w:w="1493" w:type="dxa"/>
          </w:tcPr>
          <w:p w14:paraId="3575A709" w14:textId="77777777" w:rsidR="001C6656" w:rsidRPr="000E7355" w:rsidRDefault="001C6656" w:rsidP="001C6656">
            <w:pPr>
              <w:rPr>
                <w:rFonts w:ascii="Times New Roman" w:hAnsi="Times New Roman" w:cs="Times New Roman"/>
                <w:b/>
                <w:bCs/>
              </w:rPr>
            </w:pPr>
          </w:p>
        </w:tc>
        <w:tc>
          <w:tcPr>
            <w:tcW w:w="1536" w:type="dxa"/>
          </w:tcPr>
          <w:p w14:paraId="7D95D676" w14:textId="6D83D0BE" w:rsidR="001C6656" w:rsidRPr="000E7355" w:rsidRDefault="001C6656" w:rsidP="001C6656">
            <w:pPr>
              <w:rPr>
                <w:rFonts w:ascii="Times New Roman" w:hAnsi="Times New Roman" w:cs="Times New Roman"/>
                <w:b/>
                <w:bCs/>
              </w:rPr>
            </w:pPr>
            <w:proofErr w:type="spellStart"/>
            <w:r w:rsidRPr="000E7355">
              <w:rPr>
                <w:rFonts w:ascii="Times New Roman" w:hAnsi="Times New Roman" w:cs="Times New Roman"/>
              </w:rPr>
              <w:t>Unwarmed</w:t>
            </w:r>
            <w:proofErr w:type="spellEnd"/>
          </w:p>
        </w:tc>
        <w:tc>
          <w:tcPr>
            <w:tcW w:w="1704" w:type="dxa"/>
          </w:tcPr>
          <w:p w14:paraId="78517708" w14:textId="0C6835E3" w:rsidR="001C6656" w:rsidRPr="000E7355" w:rsidRDefault="000408C4" w:rsidP="001C6656">
            <w:pPr>
              <w:jc w:val="center"/>
              <w:rPr>
                <w:rFonts w:ascii="Times New Roman" w:hAnsi="Times New Roman" w:cs="Times New Roman"/>
              </w:rPr>
            </w:pPr>
            <w:r>
              <w:rPr>
                <w:rFonts w:ascii="Times New Roman" w:hAnsi="Times New Roman" w:cs="Times New Roman"/>
              </w:rPr>
              <w:t>1.</w:t>
            </w:r>
            <w:r w:rsidR="009C1075">
              <w:rPr>
                <w:rFonts w:ascii="Times New Roman" w:hAnsi="Times New Roman" w:cs="Times New Roman"/>
              </w:rPr>
              <w:t>1</w:t>
            </w:r>
            <w:r w:rsidR="009C1075">
              <w:rPr>
                <w:rFonts w:ascii="Times New Roman" w:hAnsi="Times New Roman" w:cs="Times New Roman"/>
              </w:rPr>
              <w:t>6</w:t>
            </w:r>
          </w:p>
        </w:tc>
        <w:tc>
          <w:tcPr>
            <w:tcW w:w="1704" w:type="dxa"/>
          </w:tcPr>
          <w:p w14:paraId="68506C02" w14:textId="14E80D2D" w:rsidR="001C6656" w:rsidRPr="000E7355" w:rsidRDefault="001C6656" w:rsidP="001C6656">
            <w:pPr>
              <w:jc w:val="center"/>
              <w:rPr>
                <w:rFonts w:ascii="Times New Roman" w:hAnsi="Times New Roman" w:cs="Times New Roman"/>
              </w:rPr>
            </w:pPr>
            <w:r w:rsidRPr="000E7355">
              <w:rPr>
                <w:rFonts w:ascii="Times New Roman" w:hAnsi="Times New Roman" w:cs="Times New Roman"/>
              </w:rPr>
              <w:t>1.</w:t>
            </w:r>
            <w:r w:rsidR="000408C4">
              <w:rPr>
                <w:rFonts w:ascii="Times New Roman" w:hAnsi="Times New Roman" w:cs="Times New Roman"/>
              </w:rPr>
              <w:t>3</w:t>
            </w:r>
            <w:r w:rsidR="009C1075">
              <w:rPr>
                <w:rFonts w:ascii="Times New Roman" w:hAnsi="Times New Roman" w:cs="Times New Roman"/>
              </w:rPr>
              <w:t>5</w:t>
            </w:r>
          </w:p>
        </w:tc>
        <w:tc>
          <w:tcPr>
            <w:tcW w:w="1705" w:type="dxa"/>
          </w:tcPr>
          <w:p w14:paraId="704C7D8A" w14:textId="254E244E" w:rsidR="001C6656" w:rsidRPr="000E7355" w:rsidRDefault="000408C4" w:rsidP="001C6656">
            <w:pPr>
              <w:jc w:val="center"/>
              <w:rPr>
                <w:rFonts w:ascii="Times New Roman" w:hAnsi="Times New Roman" w:cs="Times New Roman"/>
              </w:rPr>
            </w:pPr>
            <w:r>
              <w:rPr>
                <w:rFonts w:ascii="Times New Roman" w:hAnsi="Times New Roman" w:cs="Times New Roman"/>
              </w:rPr>
              <w:t>1.</w:t>
            </w:r>
            <w:r w:rsidR="009C1075">
              <w:rPr>
                <w:rFonts w:ascii="Times New Roman" w:hAnsi="Times New Roman" w:cs="Times New Roman"/>
              </w:rPr>
              <w:t>5</w:t>
            </w:r>
            <w:r w:rsidR="009C1075">
              <w:rPr>
                <w:rFonts w:ascii="Times New Roman" w:hAnsi="Times New Roman" w:cs="Times New Roman"/>
              </w:rPr>
              <w:t>5</w:t>
            </w:r>
          </w:p>
        </w:tc>
      </w:tr>
      <w:tr w:rsidR="001C6656" w:rsidRPr="008E002A" w14:paraId="312F2056" w14:textId="77777777" w:rsidTr="000E7355">
        <w:tc>
          <w:tcPr>
            <w:tcW w:w="1218" w:type="dxa"/>
          </w:tcPr>
          <w:p w14:paraId="0D74C125" w14:textId="77777777" w:rsidR="001C6656" w:rsidRPr="000E7355" w:rsidRDefault="001C6656" w:rsidP="001C6656">
            <w:pPr>
              <w:rPr>
                <w:rFonts w:ascii="Times New Roman" w:hAnsi="Times New Roman" w:cs="Times New Roman"/>
              </w:rPr>
            </w:pPr>
          </w:p>
        </w:tc>
        <w:tc>
          <w:tcPr>
            <w:tcW w:w="1493" w:type="dxa"/>
          </w:tcPr>
          <w:p w14:paraId="53227278" w14:textId="77777777" w:rsidR="001C6656" w:rsidRPr="000E7355" w:rsidRDefault="001C6656" w:rsidP="001C6656">
            <w:pPr>
              <w:rPr>
                <w:rFonts w:ascii="Times New Roman" w:hAnsi="Times New Roman" w:cs="Times New Roman"/>
                <w:b/>
                <w:bCs/>
              </w:rPr>
            </w:pPr>
          </w:p>
        </w:tc>
        <w:tc>
          <w:tcPr>
            <w:tcW w:w="1536" w:type="dxa"/>
          </w:tcPr>
          <w:p w14:paraId="6B8E511D" w14:textId="74EC058D" w:rsidR="001C6656" w:rsidRPr="000E7355" w:rsidRDefault="001C6656" w:rsidP="001C6656">
            <w:pPr>
              <w:rPr>
                <w:rFonts w:ascii="Times New Roman" w:hAnsi="Times New Roman" w:cs="Times New Roman"/>
                <w:b/>
                <w:bCs/>
              </w:rPr>
            </w:pPr>
            <w:r w:rsidRPr="000E7355">
              <w:rPr>
                <w:rFonts w:ascii="Times New Roman" w:hAnsi="Times New Roman" w:cs="Times New Roman"/>
              </w:rPr>
              <w:t>Warmed</w:t>
            </w:r>
          </w:p>
        </w:tc>
        <w:tc>
          <w:tcPr>
            <w:tcW w:w="1704" w:type="dxa"/>
          </w:tcPr>
          <w:p w14:paraId="4DCAB87A" w14:textId="563C269B" w:rsidR="001C6656" w:rsidRPr="000E7355" w:rsidRDefault="000408C4" w:rsidP="001C6656">
            <w:pPr>
              <w:jc w:val="center"/>
              <w:rPr>
                <w:rFonts w:ascii="Times New Roman" w:hAnsi="Times New Roman" w:cs="Times New Roman"/>
              </w:rPr>
            </w:pPr>
            <w:r>
              <w:rPr>
                <w:rFonts w:ascii="Times New Roman" w:hAnsi="Times New Roman" w:cs="Times New Roman"/>
              </w:rPr>
              <w:t>0.94</w:t>
            </w:r>
          </w:p>
        </w:tc>
        <w:tc>
          <w:tcPr>
            <w:tcW w:w="1704" w:type="dxa"/>
          </w:tcPr>
          <w:p w14:paraId="7513EC5F" w14:textId="4B6786B7" w:rsidR="001C6656" w:rsidRPr="000E7355" w:rsidRDefault="001C6656" w:rsidP="001C6656">
            <w:pPr>
              <w:jc w:val="center"/>
              <w:rPr>
                <w:rFonts w:ascii="Times New Roman" w:hAnsi="Times New Roman" w:cs="Times New Roman"/>
              </w:rPr>
            </w:pPr>
            <w:r w:rsidRPr="000E7355">
              <w:rPr>
                <w:rFonts w:ascii="Times New Roman" w:hAnsi="Times New Roman" w:cs="Times New Roman"/>
              </w:rPr>
              <w:t>1.</w:t>
            </w:r>
            <w:r w:rsidR="000408C4">
              <w:rPr>
                <w:rFonts w:ascii="Times New Roman" w:hAnsi="Times New Roman" w:cs="Times New Roman"/>
              </w:rPr>
              <w:t>16</w:t>
            </w:r>
          </w:p>
        </w:tc>
        <w:tc>
          <w:tcPr>
            <w:tcW w:w="1705" w:type="dxa"/>
          </w:tcPr>
          <w:p w14:paraId="185FE05D" w14:textId="41D39D93" w:rsidR="001C6656" w:rsidRPr="000E7355" w:rsidRDefault="000408C4" w:rsidP="001C6656">
            <w:pPr>
              <w:jc w:val="center"/>
              <w:rPr>
                <w:rFonts w:ascii="Times New Roman" w:hAnsi="Times New Roman" w:cs="Times New Roman"/>
              </w:rPr>
            </w:pPr>
            <w:r>
              <w:rPr>
                <w:rFonts w:ascii="Times New Roman" w:hAnsi="Times New Roman" w:cs="Times New Roman"/>
              </w:rPr>
              <w:t>1.4</w:t>
            </w:r>
            <w:r w:rsidR="009C1075">
              <w:rPr>
                <w:rFonts w:ascii="Times New Roman" w:hAnsi="Times New Roman" w:cs="Times New Roman"/>
              </w:rPr>
              <w:t>0</w:t>
            </w:r>
          </w:p>
        </w:tc>
      </w:tr>
      <w:tr w:rsidR="000408C4" w:rsidRPr="008E002A" w14:paraId="2B22801C" w14:textId="77777777" w:rsidTr="000E7355">
        <w:tc>
          <w:tcPr>
            <w:tcW w:w="9360" w:type="dxa"/>
            <w:gridSpan w:val="6"/>
            <w:tcBorders>
              <w:bottom w:val="single" w:sz="4" w:space="0" w:color="auto"/>
            </w:tcBorders>
          </w:tcPr>
          <w:p w14:paraId="0D3AFDAD" w14:textId="77777777" w:rsidR="000408C4" w:rsidRPr="000E7355" w:rsidRDefault="000408C4" w:rsidP="000408C4">
            <w:pPr>
              <w:jc w:val="center"/>
              <w:rPr>
                <w:rFonts w:ascii="Times New Roman" w:hAnsi="Times New Roman" w:cs="Times New Roman"/>
              </w:rPr>
            </w:pPr>
          </w:p>
        </w:tc>
      </w:tr>
      <w:tr w:rsidR="000408C4" w:rsidRPr="008E002A" w14:paraId="5760B61C" w14:textId="77777777" w:rsidTr="000E7355">
        <w:tc>
          <w:tcPr>
            <w:tcW w:w="9360" w:type="dxa"/>
            <w:gridSpan w:val="6"/>
            <w:tcBorders>
              <w:top w:val="single" w:sz="4" w:space="0" w:color="auto"/>
            </w:tcBorders>
          </w:tcPr>
          <w:p w14:paraId="759E5CF2" w14:textId="6E50F70D" w:rsidR="000408C4" w:rsidRPr="000E7355" w:rsidRDefault="000408C4" w:rsidP="000E7355">
            <w:pPr>
              <w:rPr>
                <w:rFonts w:ascii="Times New Roman" w:hAnsi="Times New Roman" w:cs="Times New Roman"/>
              </w:rPr>
            </w:pPr>
            <w:r w:rsidRPr="000E7355">
              <w:rPr>
                <w:rFonts w:ascii="Times New Roman" w:hAnsi="Times New Roman" w:cs="Times New Roman"/>
                <w:b/>
                <w:bCs/>
              </w:rPr>
              <w:t xml:space="preserve">50-m </w:t>
            </w:r>
            <w:r w:rsidR="002719D3" w:rsidRPr="000E7355">
              <w:rPr>
                <w:rFonts w:ascii="Times New Roman" w:hAnsi="Times New Roman" w:cs="Times New Roman"/>
                <w:b/>
                <w:bCs/>
              </w:rPr>
              <w:t>max</w:t>
            </w:r>
            <w:r w:rsidR="002719D3">
              <w:rPr>
                <w:rFonts w:ascii="Times New Roman" w:hAnsi="Times New Roman" w:cs="Times New Roman"/>
                <w:b/>
                <w:bCs/>
              </w:rPr>
              <w:t>imum</w:t>
            </w:r>
            <w:r w:rsidR="002719D3" w:rsidRPr="000E7355">
              <w:rPr>
                <w:rFonts w:ascii="Times New Roman" w:hAnsi="Times New Roman" w:cs="Times New Roman"/>
                <w:b/>
                <w:bCs/>
              </w:rPr>
              <w:t>/dist</w:t>
            </w:r>
            <w:r w:rsidR="002719D3">
              <w:rPr>
                <w:rFonts w:ascii="Times New Roman" w:hAnsi="Times New Roman" w:cs="Times New Roman"/>
                <w:b/>
                <w:bCs/>
              </w:rPr>
              <w:t>ribution</w:t>
            </w:r>
            <w:r w:rsidR="002719D3">
              <w:rPr>
                <w:rFonts w:ascii="Times New Roman" w:hAnsi="Times New Roman" w:cs="Times New Roman"/>
                <w:b/>
                <w:bCs/>
              </w:rPr>
              <w:t xml:space="preserve"> risk ratio</w:t>
            </w:r>
          </w:p>
        </w:tc>
      </w:tr>
      <w:tr w:rsidR="000408C4" w:rsidRPr="008E002A" w14:paraId="655D87F1" w14:textId="77777777" w:rsidTr="000408C4">
        <w:tc>
          <w:tcPr>
            <w:tcW w:w="1218" w:type="dxa"/>
          </w:tcPr>
          <w:p w14:paraId="3AF8540B" w14:textId="50351D83" w:rsidR="000408C4" w:rsidRPr="000E7355" w:rsidRDefault="000408C4" w:rsidP="000408C4">
            <w:pPr>
              <w:rPr>
                <w:rFonts w:ascii="Times New Roman" w:hAnsi="Times New Roman" w:cs="Times New Roman"/>
                <w:b/>
                <w:bCs/>
              </w:rPr>
            </w:pPr>
            <w:r w:rsidRPr="000E7355">
              <w:rPr>
                <w:rFonts w:ascii="Times New Roman" w:hAnsi="Times New Roman" w:cs="Times New Roman"/>
              </w:rPr>
              <w:t>CN</w:t>
            </w:r>
          </w:p>
        </w:tc>
        <w:tc>
          <w:tcPr>
            <w:tcW w:w="1493" w:type="dxa"/>
          </w:tcPr>
          <w:p w14:paraId="63BCEF27" w14:textId="77777777" w:rsidR="000408C4" w:rsidRPr="000E7355" w:rsidRDefault="000408C4" w:rsidP="000408C4">
            <w:pPr>
              <w:rPr>
                <w:rFonts w:ascii="Times New Roman" w:hAnsi="Times New Roman" w:cs="Times New Roman"/>
                <w:b/>
                <w:bCs/>
              </w:rPr>
            </w:pPr>
          </w:p>
        </w:tc>
        <w:tc>
          <w:tcPr>
            <w:tcW w:w="1536" w:type="dxa"/>
          </w:tcPr>
          <w:p w14:paraId="622F9E1B" w14:textId="20BA1930" w:rsidR="000408C4" w:rsidRPr="000E7355" w:rsidRDefault="000408C4" w:rsidP="000408C4">
            <w:pPr>
              <w:rPr>
                <w:rFonts w:ascii="Times New Roman" w:hAnsi="Times New Roman" w:cs="Times New Roman"/>
              </w:rPr>
            </w:pPr>
            <w:proofErr w:type="spellStart"/>
            <w:r w:rsidRPr="000E7355">
              <w:rPr>
                <w:rFonts w:ascii="Times New Roman" w:hAnsi="Times New Roman" w:cs="Times New Roman"/>
              </w:rPr>
              <w:t>Unwarmed</w:t>
            </w:r>
            <w:proofErr w:type="spellEnd"/>
          </w:p>
        </w:tc>
        <w:tc>
          <w:tcPr>
            <w:tcW w:w="1704" w:type="dxa"/>
          </w:tcPr>
          <w:p w14:paraId="57D16413" w14:textId="3322A815" w:rsidR="000408C4" w:rsidRPr="000E7355" w:rsidRDefault="000408C4" w:rsidP="000408C4">
            <w:pPr>
              <w:jc w:val="center"/>
              <w:rPr>
                <w:rFonts w:ascii="Times New Roman" w:hAnsi="Times New Roman" w:cs="Times New Roman"/>
              </w:rPr>
            </w:pPr>
            <w:r w:rsidRPr="000E7355">
              <w:rPr>
                <w:rFonts w:ascii="Times New Roman" w:hAnsi="Times New Roman" w:cs="Times New Roman"/>
              </w:rPr>
              <w:t>0.</w:t>
            </w:r>
            <w:r w:rsidR="009C1075">
              <w:rPr>
                <w:rFonts w:ascii="Times New Roman" w:hAnsi="Times New Roman" w:cs="Times New Roman"/>
              </w:rPr>
              <w:t>78</w:t>
            </w:r>
          </w:p>
        </w:tc>
        <w:tc>
          <w:tcPr>
            <w:tcW w:w="1704" w:type="dxa"/>
          </w:tcPr>
          <w:p w14:paraId="16F906D2" w14:textId="059DF0DE" w:rsidR="000408C4" w:rsidRPr="000E7355" w:rsidRDefault="000408C4" w:rsidP="000408C4">
            <w:pPr>
              <w:jc w:val="center"/>
              <w:rPr>
                <w:rFonts w:ascii="Times New Roman" w:hAnsi="Times New Roman" w:cs="Times New Roman"/>
              </w:rPr>
            </w:pPr>
            <w:r w:rsidRPr="000E7355">
              <w:rPr>
                <w:rFonts w:ascii="Times New Roman" w:hAnsi="Times New Roman" w:cs="Times New Roman"/>
              </w:rPr>
              <w:t>1.3</w:t>
            </w:r>
            <w:r>
              <w:rPr>
                <w:rFonts w:ascii="Times New Roman" w:hAnsi="Times New Roman" w:cs="Times New Roman"/>
              </w:rPr>
              <w:t>1</w:t>
            </w:r>
          </w:p>
        </w:tc>
        <w:tc>
          <w:tcPr>
            <w:tcW w:w="1705" w:type="dxa"/>
          </w:tcPr>
          <w:p w14:paraId="6A875890" w14:textId="08FF64AD" w:rsidR="000408C4" w:rsidRPr="000E7355" w:rsidRDefault="000408C4" w:rsidP="000408C4">
            <w:pPr>
              <w:jc w:val="center"/>
              <w:rPr>
                <w:rFonts w:ascii="Times New Roman" w:hAnsi="Times New Roman" w:cs="Times New Roman"/>
              </w:rPr>
            </w:pPr>
            <w:r w:rsidRPr="000E7355">
              <w:rPr>
                <w:rFonts w:ascii="Times New Roman" w:hAnsi="Times New Roman" w:cs="Times New Roman"/>
              </w:rPr>
              <w:t>2.</w:t>
            </w:r>
            <w:r>
              <w:rPr>
                <w:rFonts w:ascii="Times New Roman" w:hAnsi="Times New Roman" w:cs="Times New Roman"/>
              </w:rPr>
              <w:t>14</w:t>
            </w:r>
          </w:p>
        </w:tc>
      </w:tr>
      <w:tr w:rsidR="000408C4" w:rsidRPr="008E002A" w14:paraId="25805DB9" w14:textId="77777777" w:rsidTr="000408C4">
        <w:tc>
          <w:tcPr>
            <w:tcW w:w="1218" w:type="dxa"/>
          </w:tcPr>
          <w:p w14:paraId="0FA68BE6" w14:textId="77777777" w:rsidR="000408C4" w:rsidRPr="000E7355" w:rsidRDefault="000408C4" w:rsidP="000408C4">
            <w:pPr>
              <w:rPr>
                <w:rFonts w:ascii="Times New Roman" w:hAnsi="Times New Roman" w:cs="Times New Roman"/>
              </w:rPr>
            </w:pPr>
          </w:p>
        </w:tc>
        <w:tc>
          <w:tcPr>
            <w:tcW w:w="1493" w:type="dxa"/>
          </w:tcPr>
          <w:p w14:paraId="0351AAEF" w14:textId="77777777" w:rsidR="000408C4" w:rsidRPr="000E7355" w:rsidRDefault="000408C4" w:rsidP="000408C4">
            <w:pPr>
              <w:rPr>
                <w:rFonts w:ascii="Times New Roman" w:hAnsi="Times New Roman" w:cs="Times New Roman"/>
                <w:b/>
                <w:bCs/>
              </w:rPr>
            </w:pPr>
          </w:p>
        </w:tc>
        <w:tc>
          <w:tcPr>
            <w:tcW w:w="1536" w:type="dxa"/>
          </w:tcPr>
          <w:p w14:paraId="6F174506" w14:textId="48985321" w:rsidR="000408C4" w:rsidRPr="000E7355" w:rsidRDefault="000408C4" w:rsidP="000408C4">
            <w:pPr>
              <w:rPr>
                <w:rFonts w:ascii="Times New Roman" w:hAnsi="Times New Roman" w:cs="Times New Roman"/>
              </w:rPr>
            </w:pPr>
            <w:r w:rsidRPr="000E7355">
              <w:rPr>
                <w:rFonts w:ascii="Times New Roman" w:hAnsi="Times New Roman" w:cs="Times New Roman"/>
              </w:rPr>
              <w:t>Warmed</w:t>
            </w:r>
          </w:p>
        </w:tc>
        <w:tc>
          <w:tcPr>
            <w:tcW w:w="1704" w:type="dxa"/>
          </w:tcPr>
          <w:p w14:paraId="6ABFEBD8" w14:textId="5396F8EE" w:rsidR="000408C4" w:rsidRPr="000E7355" w:rsidRDefault="000408C4" w:rsidP="000408C4">
            <w:pPr>
              <w:jc w:val="center"/>
              <w:rPr>
                <w:rFonts w:ascii="Times New Roman" w:hAnsi="Times New Roman" w:cs="Times New Roman"/>
              </w:rPr>
            </w:pPr>
            <w:r w:rsidRPr="000E7355">
              <w:rPr>
                <w:rFonts w:ascii="Times New Roman" w:hAnsi="Times New Roman" w:cs="Times New Roman"/>
              </w:rPr>
              <w:t>0.</w:t>
            </w:r>
            <w:r>
              <w:rPr>
                <w:rFonts w:ascii="Times New Roman" w:hAnsi="Times New Roman" w:cs="Times New Roman"/>
              </w:rPr>
              <w:t>7</w:t>
            </w:r>
            <w:r w:rsidR="009C1075">
              <w:rPr>
                <w:rFonts w:ascii="Times New Roman" w:hAnsi="Times New Roman" w:cs="Times New Roman"/>
              </w:rPr>
              <w:t>3</w:t>
            </w:r>
          </w:p>
        </w:tc>
        <w:tc>
          <w:tcPr>
            <w:tcW w:w="1704" w:type="dxa"/>
          </w:tcPr>
          <w:p w14:paraId="5FC7A731" w14:textId="61D8B15A" w:rsidR="000408C4" w:rsidRPr="000E7355" w:rsidRDefault="000408C4" w:rsidP="000408C4">
            <w:pPr>
              <w:jc w:val="center"/>
              <w:rPr>
                <w:rFonts w:ascii="Times New Roman" w:hAnsi="Times New Roman" w:cs="Times New Roman"/>
              </w:rPr>
            </w:pPr>
            <w:r w:rsidRPr="000E7355">
              <w:rPr>
                <w:rFonts w:ascii="Times New Roman" w:hAnsi="Times New Roman" w:cs="Times New Roman"/>
              </w:rPr>
              <w:t>1.</w:t>
            </w:r>
            <w:r w:rsidR="009C1075">
              <w:rPr>
                <w:rFonts w:ascii="Times New Roman" w:hAnsi="Times New Roman" w:cs="Times New Roman"/>
              </w:rPr>
              <w:t>3</w:t>
            </w:r>
            <w:r w:rsidR="009C1075">
              <w:rPr>
                <w:rFonts w:ascii="Times New Roman" w:hAnsi="Times New Roman" w:cs="Times New Roman"/>
              </w:rPr>
              <w:t>8</w:t>
            </w:r>
          </w:p>
        </w:tc>
        <w:tc>
          <w:tcPr>
            <w:tcW w:w="1705" w:type="dxa"/>
          </w:tcPr>
          <w:p w14:paraId="0965E7F5" w14:textId="5118C34E" w:rsidR="000408C4" w:rsidRPr="000E7355" w:rsidRDefault="000408C4" w:rsidP="000408C4">
            <w:pPr>
              <w:jc w:val="center"/>
              <w:rPr>
                <w:rFonts w:ascii="Times New Roman" w:hAnsi="Times New Roman" w:cs="Times New Roman"/>
              </w:rPr>
            </w:pPr>
            <w:r>
              <w:rPr>
                <w:rFonts w:ascii="Times New Roman" w:hAnsi="Times New Roman" w:cs="Times New Roman"/>
              </w:rPr>
              <w:t>2.</w:t>
            </w:r>
            <w:r w:rsidR="009C1075">
              <w:rPr>
                <w:rFonts w:ascii="Times New Roman" w:hAnsi="Times New Roman" w:cs="Times New Roman"/>
              </w:rPr>
              <w:t>46</w:t>
            </w:r>
          </w:p>
        </w:tc>
      </w:tr>
      <w:tr w:rsidR="000408C4" w:rsidRPr="008E002A" w14:paraId="456C6A31" w14:textId="77777777" w:rsidTr="000408C4">
        <w:tc>
          <w:tcPr>
            <w:tcW w:w="1218" w:type="dxa"/>
          </w:tcPr>
          <w:p w14:paraId="3FD6D02F" w14:textId="6B32B2D0" w:rsidR="000408C4" w:rsidRPr="000E7355" w:rsidRDefault="000408C4" w:rsidP="000408C4">
            <w:pPr>
              <w:rPr>
                <w:rFonts w:ascii="Times New Roman" w:hAnsi="Times New Roman" w:cs="Times New Roman"/>
              </w:rPr>
            </w:pPr>
            <w:r w:rsidRPr="000E7355">
              <w:rPr>
                <w:rFonts w:ascii="Times New Roman" w:hAnsi="Times New Roman" w:cs="Times New Roman"/>
              </w:rPr>
              <w:t>CA</w:t>
            </w:r>
          </w:p>
        </w:tc>
        <w:tc>
          <w:tcPr>
            <w:tcW w:w="1493" w:type="dxa"/>
          </w:tcPr>
          <w:p w14:paraId="2EFD6541" w14:textId="77777777" w:rsidR="000408C4" w:rsidRPr="000E7355" w:rsidRDefault="000408C4" w:rsidP="000408C4">
            <w:pPr>
              <w:rPr>
                <w:rFonts w:ascii="Times New Roman" w:hAnsi="Times New Roman" w:cs="Times New Roman"/>
                <w:b/>
                <w:bCs/>
              </w:rPr>
            </w:pPr>
          </w:p>
        </w:tc>
        <w:tc>
          <w:tcPr>
            <w:tcW w:w="1536" w:type="dxa"/>
          </w:tcPr>
          <w:p w14:paraId="4A2241B5" w14:textId="1302CDAD" w:rsidR="000408C4" w:rsidRPr="000E7355" w:rsidRDefault="000408C4" w:rsidP="000408C4">
            <w:pPr>
              <w:rPr>
                <w:rFonts w:ascii="Times New Roman" w:hAnsi="Times New Roman" w:cs="Times New Roman"/>
              </w:rPr>
            </w:pPr>
            <w:proofErr w:type="spellStart"/>
            <w:r w:rsidRPr="000E7355">
              <w:rPr>
                <w:rFonts w:ascii="Times New Roman" w:hAnsi="Times New Roman" w:cs="Times New Roman"/>
              </w:rPr>
              <w:t>Unwarmed</w:t>
            </w:r>
            <w:proofErr w:type="spellEnd"/>
          </w:p>
        </w:tc>
        <w:tc>
          <w:tcPr>
            <w:tcW w:w="1704" w:type="dxa"/>
          </w:tcPr>
          <w:p w14:paraId="1F3FA774" w14:textId="3E09599C" w:rsidR="000408C4" w:rsidRPr="000E7355" w:rsidRDefault="000408C4" w:rsidP="000408C4">
            <w:pPr>
              <w:jc w:val="center"/>
              <w:rPr>
                <w:rFonts w:ascii="Times New Roman" w:hAnsi="Times New Roman" w:cs="Times New Roman"/>
              </w:rPr>
            </w:pPr>
            <w:r w:rsidRPr="000E7355">
              <w:rPr>
                <w:rFonts w:ascii="Times New Roman" w:hAnsi="Times New Roman" w:cs="Times New Roman"/>
              </w:rPr>
              <w:t>0.</w:t>
            </w:r>
            <w:r w:rsidR="009C1075">
              <w:rPr>
                <w:rFonts w:ascii="Times New Roman" w:hAnsi="Times New Roman" w:cs="Times New Roman"/>
              </w:rPr>
              <w:t>9</w:t>
            </w:r>
            <w:r w:rsidR="009C1075">
              <w:rPr>
                <w:rFonts w:ascii="Times New Roman" w:hAnsi="Times New Roman" w:cs="Times New Roman"/>
              </w:rPr>
              <w:t>1</w:t>
            </w:r>
          </w:p>
        </w:tc>
        <w:tc>
          <w:tcPr>
            <w:tcW w:w="1704" w:type="dxa"/>
          </w:tcPr>
          <w:p w14:paraId="6807D9CA" w14:textId="07BF7A16" w:rsidR="000408C4" w:rsidRPr="000E7355" w:rsidRDefault="000408C4" w:rsidP="000408C4">
            <w:pPr>
              <w:jc w:val="center"/>
              <w:rPr>
                <w:rFonts w:ascii="Times New Roman" w:hAnsi="Times New Roman" w:cs="Times New Roman"/>
              </w:rPr>
            </w:pPr>
            <w:r w:rsidRPr="000E7355">
              <w:rPr>
                <w:rFonts w:ascii="Times New Roman" w:hAnsi="Times New Roman" w:cs="Times New Roman"/>
              </w:rPr>
              <w:t>1.</w:t>
            </w:r>
            <w:r w:rsidR="009C1075">
              <w:rPr>
                <w:rFonts w:ascii="Times New Roman" w:hAnsi="Times New Roman" w:cs="Times New Roman"/>
              </w:rPr>
              <w:t>5</w:t>
            </w:r>
            <w:r w:rsidR="009C1075">
              <w:rPr>
                <w:rFonts w:ascii="Times New Roman" w:hAnsi="Times New Roman" w:cs="Times New Roman"/>
              </w:rPr>
              <w:t>7</w:t>
            </w:r>
          </w:p>
        </w:tc>
        <w:tc>
          <w:tcPr>
            <w:tcW w:w="1705" w:type="dxa"/>
          </w:tcPr>
          <w:p w14:paraId="103B139F" w14:textId="57BB4B3F" w:rsidR="000408C4" w:rsidRPr="000E7355" w:rsidRDefault="000408C4" w:rsidP="000408C4">
            <w:pPr>
              <w:jc w:val="center"/>
              <w:rPr>
                <w:rFonts w:ascii="Times New Roman" w:hAnsi="Times New Roman" w:cs="Times New Roman"/>
              </w:rPr>
            </w:pPr>
            <w:r>
              <w:rPr>
                <w:rFonts w:ascii="Times New Roman" w:hAnsi="Times New Roman" w:cs="Times New Roman"/>
              </w:rPr>
              <w:t>2.</w:t>
            </w:r>
            <w:r w:rsidR="009C1075">
              <w:rPr>
                <w:rFonts w:ascii="Times New Roman" w:hAnsi="Times New Roman" w:cs="Times New Roman"/>
              </w:rPr>
              <w:t>6</w:t>
            </w:r>
            <w:r w:rsidR="009C1075">
              <w:rPr>
                <w:rFonts w:ascii="Times New Roman" w:hAnsi="Times New Roman" w:cs="Times New Roman"/>
              </w:rPr>
              <w:t>0</w:t>
            </w:r>
          </w:p>
        </w:tc>
      </w:tr>
      <w:tr w:rsidR="000408C4" w:rsidRPr="008E002A" w14:paraId="3A44DC2B" w14:textId="77777777" w:rsidTr="000408C4">
        <w:tc>
          <w:tcPr>
            <w:tcW w:w="1218" w:type="dxa"/>
          </w:tcPr>
          <w:p w14:paraId="0A9E0F39" w14:textId="77777777" w:rsidR="000408C4" w:rsidRPr="000E7355" w:rsidRDefault="000408C4" w:rsidP="000408C4">
            <w:pPr>
              <w:rPr>
                <w:rFonts w:ascii="Times New Roman" w:hAnsi="Times New Roman" w:cs="Times New Roman"/>
              </w:rPr>
            </w:pPr>
          </w:p>
        </w:tc>
        <w:tc>
          <w:tcPr>
            <w:tcW w:w="1493" w:type="dxa"/>
          </w:tcPr>
          <w:p w14:paraId="6CBAAF62" w14:textId="77777777" w:rsidR="000408C4" w:rsidRPr="000E7355" w:rsidRDefault="000408C4" w:rsidP="000408C4">
            <w:pPr>
              <w:rPr>
                <w:rFonts w:ascii="Times New Roman" w:hAnsi="Times New Roman" w:cs="Times New Roman"/>
                <w:b/>
                <w:bCs/>
              </w:rPr>
            </w:pPr>
          </w:p>
        </w:tc>
        <w:tc>
          <w:tcPr>
            <w:tcW w:w="1536" w:type="dxa"/>
          </w:tcPr>
          <w:p w14:paraId="50E72CD9" w14:textId="7EBF30DD" w:rsidR="000408C4" w:rsidRPr="000E7355" w:rsidRDefault="000408C4" w:rsidP="000408C4">
            <w:pPr>
              <w:rPr>
                <w:rFonts w:ascii="Times New Roman" w:hAnsi="Times New Roman" w:cs="Times New Roman"/>
              </w:rPr>
            </w:pPr>
            <w:r w:rsidRPr="000E7355">
              <w:rPr>
                <w:rFonts w:ascii="Times New Roman" w:hAnsi="Times New Roman" w:cs="Times New Roman"/>
              </w:rPr>
              <w:t>Warmed</w:t>
            </w:r>
          </w:p>
        </w:tc>
        <w:tc>
          <w:tcPr>
            <w:tcW w:w="1704" w:type="dxa"/>
          </w:tcPr>
          <w:p w14:paraId="4FB0708D" w14:textId="4742A500" w:rsidR="000408C4" w:rsidRPr="000E7355" w:rsidRDefault="000408C4" w:rsidP="000408C4">
            <w:pPr>
              <w:jc w:val="center"/>
              <w:rPr>
                <w:rFonts w:ascii="Times New Roman" w:hAnsi="Times New Roman" w:cs="Times New Roman"/>
              </w:rPr>
            </w:pPr>
            <w:r w:rsidRPr="000E7355">
              <w:rPr>
                <w:rFonts w:ascii="Times New Roman" w:hAnsi="Times New Roman" w:cs="Times New Roman"/>
              </w:rPr>
              <w:t>0.</w:t>
            </w:r>
            <w:r w:rsidR="009C1075">
              <w:rPr>
                <w:rFonts w:ascii="Times New Roman" w:hAnsi="Times New Roman" w:cs="Times New Roman"/>
              </w:rPr>
              <w:t>5</w:t>
            </w:r>
            <w:r w:rsidR="009C1075">
              <w:rPr>
                <w:rFonts w:ascii="Times New Roman" w:hAnsi="Times New Roman" w:cs="Times New Roman"/>
              </w:rPr>
              <w:t>8</w:t>
            </w:r>
          </w:p>
        </w:tc>
        <w:tc>
          <w:tcPr>
            <w:tcW w:w="1704" w:type="dxa"/>
          </w:tcPr>
          <w:p w14:paraId="3EDAA465" w14:textId="18A5921E" w:rsidR="000408C4" w:rsidRPr="000E7355" w:rsidRDefault="000408C4" w:rsidP="000408C4">
            <w:pPr>
              <w:jc w:val="center"/>
              <w:rPr>
                <w:rFonts w:ascii="Times New Roman" w:hAnsi="Times New Roman" w:cs="Times New Roman"/>
              </w:rPr>
            </w:pPr>
            <w:r w:rsidRPr="000E7355">
              <w:rPr>
                <w:rFonts w:ascii="Times New Roman" w:hAnsi="Times New Roman" w:cs="Times New Roman"/>
              </w:rPr>
              <w:t>1.</w:t>
            </w:r>
            <w:r w:rsidR="009C1075">
              <w:rPr>
                <w:rFonts w:ascii="Times New Roman" w:hAnsi="Times New Roman" w:cs="Times New Roman"/>
              </w:rPr>
              <w:t>38</w:t>
            </w:r>
          </w:p>
        </w:tc>
        <w:tc>
          <w:tcPr>
            <w:tcW w:w="1705" w:type="dxa"/>
          </w:tcPr>
          <w:p w14:paraId="64E181FE" w14:textId="22E3460B" w:rsidR="000408C4" w:rsidRPr="000E7355" w:rsidRDefault="009C1075" w:rsidP="000408C4">
            <w:pPr>
              <w:jc w:val="center"/>
              <w:rPr>
                <w:rFonts w:ascii="Times New Roman" w:hAnsi="Times New Roman" w:cs="Times New Roman"/>
              </w:rPr>
            </w:pPr>
            <w:r>
              <w:rPr>
                <w:rFonts w:ascii="Times New Roman" w:hAnsi="Times New Roman" w:cs="Times New Roman"/>
              </w:rPr>
              <w:t>2.92</w:t>
            </w:r>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2B9106B8"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r w:rsidR="00B84E1B">
        <w:rPr>
          <w:rFonts w:ascii="Times New Roman" w:hAnsi="Times New Roman" w:cs="Times New Roman"/>
          <w:sz w:val="24"/>
          <w:szCs w:val="24"/>
        </w:rPr>
        <w:t xml:space="preserve"> head</w:t>
      </w:r>
      <w:r w:rsidRPr="008E002A">
        <w:rPr>
          <w:rFonts w:ascii="Times New Roman" w:hAnsi="Times New Roman" w:cs="Times New Roman"/>
          <w:sz w:val="24"/>
          <w:szCs w:val="24"/>
        </w:rPr>
        <w:t xml:space="preserve"> heights</w:t>
      </w:r>
      <w:r w:rsidR="00B84E1B">
        <w:rPr>
          <w:rFonts w:ascii="Times New Roman" w:hAnsi="Times New Roman" w:cs="Times New Roman"/>
          <w:sz w:val="24"/>
          <w:szCs w:val="24"/>
        </w:rPr>
        <w:t xml:space="preserve"> </w:t>
      </w:r>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r w:rsidRPr="008E002A">
        <w:rPr>
          <w:rFonts w:ascii="Times New Roman" w:hAnsi="Times New Roman" w:cs="Times New Roman"/>
          <w:sz w:val="24"/>
          <w:szCs w:val="24"/>
        </w:rPr>
        <w:t xml:space="preserve"> under the control and warming treatments. Solid lines indicate </w:t>
      </w:r>
      <w:r w:rsidR="000E1201">
        <w:rPr>
          <w:rFonts w:ascii="Times New Roman" w:hAnsi="Times New Roman" w:cs="Times New Roman"/>
          <w:sz w:val="24"/>
          <w:szCs w:val="24"/>
        </w:rPr>
        <w:t>mean probability density for a given height</w:t>
      </w:r>
      <w:r w:rsidRPr="008E002A">
        <w:rPr>
          <w:rFonts w:ascii="Times New Roman" w:hAnsi="Times New Roman" w:cs="Times New Roman"/>
          <w:sz w:val="24"/>
          <w:szCs w:val="24"/>
        </w:rPr>
        <w:t>, and error bands indicate a 95% bootstrap interval.</w:t>
      </w:r>
    </w:p>
    <w:p w14:paraId="2E884052" w14:textId="43325F00" w:rsidR="008E002A" w:rsidRPr="008E002A" w:rsidRDefault="00261C59" w:rsidP="008E002A">
      <w:pPr>
        <w:rPr>
          <w:rFonts w:ascii="Times New Roman" w:hAnsi="Times New Roman" w:cs="Times New Roman"/>
          <w:sz w:val="24"/>
          <w:szCs w:val="24"/>
        </w:rPr>
      </w:pPr>
      <w:del w:id="30" w:author="Trevor D." w:date="2022-04-17T21:50:00Z">
        <w:r w:rsidDel="00AF2AAE">
          <w:rPr>
            <w:rFonts w:ascii="Times New Roman" w:hAnsi="Times New Roman" w:cs="Times New Roman"/>
            <w:noProof/>
            <w:sz w:val="24"/>
            <w:szCs w:val="24"/>
          </w:rPr>
          <w:drawing>
            <wp:inline distT="0" distB="0" distL="0" distR="0" wp14:anchorId="0D04174A" wp14:editId="43D4F327">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del>
      <w:ins w:id="31" w:author="Trevor D." w:date="2022-04-17T21:50:00Z">
        <w:r w:rsidR="00AF2AAE">
          <w:rPr>
            <w:rFonts w:ascii="Times New Roman" w:hAnsi="Times New Roman" w:cs="Times New Roman"/>
            <w:noProof/>
            <w:sz w:val="24"/>
            <w:szCs w:val="24"/>
          </w:rPr>
          <w:drawing>
            <wp:inline distT="0" distB="0" distL="0" distR="0" wp14:anchorId="51B92982" wp14:editId="4E29381A">
              <wp:extent cx="5904000" cy="4063409"/>
              <wp:effectExtent l="19050" t="19050" r="2095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4000" cy="4063409"/>
                      </a:xfrm>
                      <a:prstGeom prst="rect">
                        <a:avLst/>
                      </a:prstGeom>
                      <a:noFill/>
                      <a:ln>
                        <a:solidFill>
                          <a:schemeClr val="bg2">
                            <a:lumMod val="75000"/>
                          </a:schemeClr>
                        </a:solidFill>
                      </a:ln>
                    </pic:spPr>
                  </pic:pic>
                </a:graphicData>
              </a:graphic>
            </wp:inline>
          </w:drawing>
        </w:r>
      </w:ins>
      <w:r w:rsidR="008E002A" w:rsidRPr="008E002A">
        <w:rPr>
          <w:rFonts w:ascii="Times New Roman" w:hAnsi="Times New Roman" w:cs="Times New Roman"/>
          <w:sz w:val="24"/>
          <w:szCs w:val="24"/>
        </w:rPr>
        <w:br w:type="page"/>
      </w:r>
    </w:p>
    <w:p w14:paraId="3C184B80" w14:textId="7F3C3F13"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r w:rsidRPr="008E002A">
        <w:rPr>
          <w:rFonts w:ascii="Times New Roman" w:hAnsi="Times New Roman" w:cs="Times New Roman"/>
          <w:sz w:val="24"/>
          <w:szCs w:val="24"/>
        </w:rPr>
        <w:t xml:space="preserve"> for the control and warming treatments</w:t>
      </w:r>
      <w:r w:rsidR="00404575">
        <w:rPr>
          <w:rFonts w:ascii="Times New Roman" w:hAnsi="Times New Roman" w:cs="Times New Roman"/>
          <w:sz w:val="24"/>
          <w:szCs w:val="24"/>
        </w:rPr>
        <w:t>, both using the distribution of flower head heights</w:t>
      </w:r>
      <w:r w:rsidRPr="008E002A">
        <w:rPr>
          <w:rFonts w:ascii="Times New Roman" w:hAnsi="Times New Roman" w:cs="Times New Roman"/>
          <w:sz w:val="24"/>
          <w:szCs w:val="24"/>
        </w:rPr>
        <w:t xml:space="preserve">. Solid lines indicate </w:t>
      </w:r>
      <w:r w:rsidR="000E1201">
        <w:rPr>
          <w:rFonts w:ascii="Times New Roman" w:hAnsi="Times New Roman" w:cs="Times New Roman"/>
          <w:sz w:val="24"/>
          <w:szCs w:val="24"/>
        </w:rPr>
        <w:t>mean probability density</w:t>
      </w:r>
      <w:r w:rsidRPr="008E002A">
        <w:rPr>
          <w:rFonts w:ascii="Times New Roman" w:hAnsi="Times New Roman" w:cs="Times New Roman"/>
          <w:sz w:val="24"/>
          <w:szCs w:val="24"/>
        </w:rPr>
        <w:t xml:space="preserve"> for a given distance, and error bands indicate a 95% bootstrap interval.</w:t>
      </w:r>
    </w:p>
    <w:p w14:paraId="0B1552CE" w14:textId="53F7BB5B" w:rsidR="008E002A" w:rsidRPr="008E002A" w:rsidRDefault="00261C59" w:rsidP="008E002A">
      <w:pPr>
        <w:rPr>
          <w:rFonts w:ascii="Times New Roman" w:hAnsi="Times New Roman" w:cs="Times New Roman"/>
          <w:sz w:val="24"/>
          <w:szCs w:val="24"/>
        </w:rPr>
      </w:pPr>
      <w:del w:id="32" w:author="Trevor D." w:date="2022-04-17T21:51:00Z">
        <w:r w:rsidDel="00AF2AAE">
          <w:rPr>
            <w:rFonts w:ascii="Times New Roman" w:hAnsi="Times New Roman" w:cs="Times New Roman"/>
            <w:noProof/>
            <w:sz w:val="24"/>
            <w:szCs w:val="24"/>
          </w:rPr>
          <w:drawing>
            <wp:inline distT="0" distB="0" distL="0" distR="0" wp14:anchorId="3EF0E782" wp14:editId="6A5FE273">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del>
      <w:ins w:id="33" w:author="Trevor D." w:date="2022-04-17T21:51:00Z">
        <w:r w:rsidR="00AF2AAE">
          <w:rPr>
            <w:rFonts w:ascii="Times New Roman" w:hAnsi="Times New Roman" w:cs="Times New Roman"/>
            <w:noProof/>
            <w:sz w:val="24"/>
            <w:szCs w:val="24"/>
          </w:rPr>
          <w:drawing>
            <wp:inline distT="0" distB="0" distL="0" distR="0" wp14:anchorId="77E7D390" wp14:editId="54A06FB1">
              <wp:extent cx="5904000" cy="4063406"/>
              <wp:effectExtent l="19050" t="19050" r="2095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000" cy="4063406"/>
                      </a:xfrm>
                      <a:prstGeom prst="rect">
                        <a:avLst/>
                      </a:prstGeom>
                      <a:noFill/>
                      <a:ln>
                        <a:solidFill>
                          <a:schemeClr val="bg2">
                            <a:lumMod val="75000"/>
                          </a:schemeClr>
                        </a:solidFill>
                      </a:ln>
                    </pic:spPr>
                  </pic:pic>
                </a:graphicData>
              </a:graphic>
            </wp:inline>
          </w:drawing>
        </w:r>
      </w:ins>
      <w:r w:rsidR="008E002A" w:rsidRPr="008E002A">
        <w:rPr>
          <w:rFonts w:ascii="Times New Roman" w:hAnsi="Times New Roman" w:cs="Times New Roman"/>
          <w:sz w:val="24"/>
          <w:szCs w:val="24"/>
        </w:rPr>
        <w:br w:type="page"/>
      </w:r>
    </w:p>
    <w:p w14:paraId="4C16727D" w14:textId="4F7A8EE7"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r w:rsidRPr="008E002A">
        <w:rPr>
          <w:rFonts w:ascii="Times New Roman" w:hAnsi="Times New Roman" w:cs="Times New Roman"/>
          <w:sz w:val="24"/>
          <w:szCs w:val="24"/>
        </w:rPr>
        <w:t xml:space="preserve">, as measured by the ratio of complimentary cumulative distribution functions for the warmed and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groups. Solid lines indicate the mean relative risk for a given distance, while the dotted line</w:t>
      </w:r>
      <w:r w:rsidR="000E1201">
        <w:rPr>
          <w:rFonts w:ascii="Times New Roman" w:hAnsi="Times New Roman" w:cs="Times New Roman"/>
          <w:sz w:val="24"/>
          <w:szCs w:val="24"/>
        </w:rPr>
        <w:t>s</w:t>
      </w:r>
      <w:r w:rsidRPr="008E002A">
        <w:rPr>
          <w:rFonts w:ascii="Times New Roman" w:hAnsi="Times New Roman" w:cs="Times New Roman"/>
          <w:sz w:val="24"/>
          <w:szCs w:val="24"/>
        </w:rPr>
        <w:t xml:space="preserve"> indicate a relative risk of 1. Error bands indicate a 95% bootstrap interval.</w:t>
      </w:r>
    </w:p>
    <w:p w14:paraId="14331475" w14:textId="7F052D4D" w:rsidR="008E002A" w:rsidRPr="008E002A" w:rsidRDefault="00261C59" w:rsidP="008E002A">
      <w:pPr>
        <w:rPr>
          <w:rFonts w:ascii="Times New Roman" w:hAnsi="Times New Roman" w:cs="Times New Roman"/>
          <w:sz w:val="24"/>
          <w:szCs w:val="24"/>
        </w:rPr>
      </w:pPr>
      <w:del w:id="34" w:author="Trevor D." w:date="2022-04-17T21:51:00Z">
        <w:r w:rsidDel="00AF2AAE">
          <w:rPr>
            <w:rFonts w:ascii="Times New Roman" w:hAnsi="Times New Roman" w:cs="Times New Roman"/>
            <w:noProof/>
            <w:sz w:val="24"/>
            <w:szCs w:val="24"/>
          </w:rPr>
          <w:drawing>
            <wp:inline distT="0" distB="0" distL="0" distR="0" wp14:anchorId="5C561B9B" wp14:editId="0B28395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del>
      <w:ins w:id="35" w:author="Trevor D." w:date="2022-04-17T21:51:00Z">
        <w:r w:rsidR="00AF2AAE">
          <w:rPr>
            <w:rFonts w:ascii="Times New Roman" w:hAnsi="Times New Roman" w:cs="Times New Roman"/>
            <w:noProof/>
            <w:sz w:val="24"/>
            <w:szCs w:val="24"/>
          </w:rPr>
          <w:drawing>
            <wp:inline distT="0" distB="0" distL="0" distR="0" wp14:anchorId="4A576CC2" wp14:editId="2646AEE7">
              <wp:extent cx="5904000" cy="4063406"/>
              <wp:effectExtent l="19050" t="19050" r="2095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4000" cy="4063406"/>
                      </a:xfrm>
                      <a:prstGeom prst="rect">
                        <a:avLst/>
                      </a:prstGeom>
                      <a:noFill/>
                      <a:ln>
                        <a:solidFill>
                          <a:schemeClr val="bg2">
                            <a:lumMod val="75000"/>
                          </a:schemeClr>
                        </a:solidFill>
                      </a:ln>
                    </pic:spPr>
                  </pic:pic>
                </a:graphicData>
              </a:graphic>
            </wp:inline>
          </w:drawing>
        </w:r>
      </w:ins>
      <w:r w:rsidR="008E002A" w:rsidRPr="008E002A">
        <w:rPr>
          <w:rFonts w:ascii="Times New Roman" w:hAnsi="Times New Roman" w:cs="Times New Roman"/>
          <w:sz w:val="24"/>
          <w:szCs w:val="24"/>
        </w:rPr>
        <w:t xml:space="preserve"> </w:t>
      </w:r>
      <w:r w:rsidR="008E002A" w:rsidRPr="008E002A">
        <w:rPr>
          <w:rFonts w:ascii="Times New Roman" w:hAnsi="Times New Roman" w:cs="Times New Roman"/>
          <w:sz w:val="24"/>
          <w:szCs w:val="24"/>
        </w:rPr>
        <w:br w:type="page"/>
      </w:r>
    </w:p>
    <w:p w14:paraId="06A48754" w14:textId="456EC90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r w:rsidR="00B24269" w:rsidRPr="008E002A">
        <w:rPr>
          <w:rFonts w:ascii="Times New Roman" w:hAnsi="Times New Roman" w:cs="Times New Roman"/>
          <w:sz w:val="24"/>
          <w:szCs w:val="24"/>
        </w:rPr>
        <w:t xml:space="preserve">Dispersal kernels </w:t>
      </w:r>
      <w:r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Pr="008E002A">
        <w:rPr>
          <w:rFonts w:ascii="Times New Roman" w:hAnsi="Times New Roman" w:cs="Times New Roman"/>
          <w:sz w:val="24"/>
          <w:szCs w:val="24"/>
        </w:rPr>
        <w:t xml:space="preserve">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C. nutans</w:t>
      </w:r>
      <w:r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proofErr w:type="spellStart"/>
      <w:r w:rsidR="000E1201">
        <w:rPr>
          <w:rFonts w:ascii="Times New Roman" w:hAnsi="Times New Roman" w:cs="Times New Roman"/>
          <w:i/>
          <w:iCs/>
          <w:sz w:val="24"/>
          <w:szCs w:val="24"/>
        </w:rPr>
        <w:t>acanthoides</w:t>
      </w:r>
      <w:proofErr w:type="spellEnd"/>
      <w:r w:rsidRPr="008E002A">
        <w:rPr>
          <w:rFonts w:ascii="Times New Roman" w:hAnsi="Times New Roman" w:cs="Times New Roman"/>
          <w:sz w:val="24"/>
          <w:szCs w:val="24"/>
        </w:rPr>
        <w:t xml:space="preserve">. </w:t>
      </w:r>
      <w:r w:rsidR="00B24269" w:rsidRPr="008E002A">
        <w:rPr>
          <w:rFonts w:ascii="Times New Roman" w:hAnsi="Times New Roman" w:cs="Times New Roman"/>
          <w:sz w:val="24"/>
          <w:szCs w:val="24"/>
        </w:rPr>
        <w:t xml:space="preserve">Solid lines indicate </w:t>
      </w:r>
      <w:r w:rsidR="000E1201">
        <w:rPr>
          <w:rFonts w:ascii="Times New Roman" w:hAnsi="Times New Roman" w:cs="Times New Roman"/>
          <w:sz w:val="24"/>
          <w:szCs w:val="24"/>
        </w:rPr>
        <w:t>mean</w:t>
      </w:r>
      <w:r w:rsidRPr="008E002A">
        <w:rPr>
          <w:rFonts w:ascii="Times New Roman" w:hAnsi="Times New Roman" w:cs="Times New Roman"/>
          <w:sz w:val="24"/>
          <w:szCs w:val="24"/>
        </w:rPr>
        <w:t xml:space="preserve"> dispersal kernels generated using the entire distribution of flower heights, while the dotted lines </w:t>
      </w:r>
      <w:r w:rsidR="00B24269">
        <w:rPr>
          <w:rFonts w:ascii="Times New Roman" w:hAnsi="Times New Roman" w:cs="Times New Roman"/>
          <w:sz w:val="24"/>
          <w:szCs w:val="24"/>
        </w:rPr>
        <w:t>indicate</w:t>
      </w:r>
      <w:r w:rsidR="00B24269" w:rsidRPr="008E002A">
        <w:rPr>
          <w:rFonts w:ascii="Times New Roman" w:hAnsi="Times New Roman" w:cs="Times New Roman"/>
          <w:sz w:val="24"/>
          <w:szCs w:val="24"/>
        </w:rPr>
        <w:t xml:space="preserve"> </w:t>
      </w:r>
      <w:r w:rsidRPr="008E002A">
        <w:rPr>
          <w:rFonts w:ascii="Times New Roman" w:hAnsi="Times New Roman" w:cs="Times New Roman"/>
          <w:sz w:val="24"/>
          <w:szCs w:val="24"/>
        </w:rPr>
        <w:t>mean dispersal kernels generated using only the maximum flower height</w:t>
      </w:r>
      <w:r w:rsidR="00B24269">
        <w:rPr>
          <w:rFonts w:ascii="Times New Roman" w:hAnsi="Times New Roman" w:cs="Times New Roman"/>
          <w:sz w:val="24"/>
          <w:szCs w:val="24"/>
        </w:rPr>
        <w:t>. E</w:t>
      </w:r>
      <w:r w:rsidRPr="008E002A">
        <w:rPr>
          <w:rFonts w:ascii="Times New Roman" w:hAnsi="Times New Roman" w:cs="Times New Roman"/>
          <w:sz w:val="24"/>
          <w:szCs w:val="24"/>
        </w:rPr>
        <w:t>rror bands indicate a 95% bootstrap interval.</w:t>
      </w:r>
    </w:p>
    <w:p w14:paraId="70E8452E" w14:textId="0ECF061E" w:rsidR="008E002A" w:rsidRPr="008E002A" w:rsidRDefault="00261C59" w:rsidP="008E002A">
      <w:pPr>
        <w:rPr>
          <w:rFonts w:ascii="Times New Roman" w:hAnsi="Times New Roman" w:cs="Times New Roman"/>
          <w:sz w:val="24"/>
          <w:szCs w:val="24"/>
        </w:rPr>
      </w:pPr>
      <w:del w:id="36" w:author="Trevor D." w:date="2022-04-17T21:52:00Z">
        <w:r w:rsidDel="00AF2AAE">
          <w:rPr>
            <w:rFonts w:ascii="Times New Roman" w:hAnsi="Times New Roman" w:cs="Times New Roman"/>
            <w:noProof/>
            <w:sz w:val="24"/>
            <w:szCs w:val="24"/>
          </w:rPr>
          <w:drawing>
            <wp:inline distT="0" distB="0" distL="0" distR="0" wp14:anchorId="3291A9D5" wp14:editId="70C5E256">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del>
      <w:ins w:id="37" w:author="Trevor D." w:date="2022-04-17T21:52:00Z">
        <w:r w:rsidR="00AF2AAE">
          <w:rPr>
            <w:rFonts w:ascii="Times New Roman" w:hAnsi="Times New Roman" w:cs="Times New Roman"/>
            <w:noProof/>
            <w:sz w:val="24"/>
            <w:szCs w:val="24"/>
          </w:rPr>
          <w:drawing>
            <wp:inline distT="0" distB="0" distL="0" distR="0" wp14:anchorId="4581C659" wp14:editId="2DA36802">
              <wp:extent cx="5904000" cy="7380000"/>
              <wp:effectExtent l="19050" t="19050" r="20955" b="1143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4000" cy="7380000"/>
                      </a:xfrm>
                      <a:prstGeom prst="rect">
                        <a:avLst/>
                      </a:prstGeom>
                      <a:noFill/>
                      <a:ln>
                        <a:solidFill>
                          <a:schemeClr val="bg2">
                            <a:lumMod val="75000"/>
                          </a:schemeClr>
                        </a:solidFill>
                      </a:ln>
                    </pic:spPr>
                  </pic:pic>
                </a:graphicData>
              </a:graphic>
            </wp:inline>
          </w:drawing>
        </w:r>
      </w:ins>
      <w:r w:rsidR="008E002A" w:rsidRPr="008E002A">
        <w:rPr>
          <w:rFonts w:ascii="Times New Roman" w:hAnsi="Times New Roman" w:cs="Times New Roman"/>
          <w:sz w:val="24"/>
          <w:szCs w:val="24"/>
        </w:rPr>
        <w:t xml:space="preserve"> </w:t>
      </w:r>
      <w:r w:rsidR="008E002A" w:rsidRPr="008E002A">
        <w:rPr>
          <w:rFonts w:ascii="Times New Roman" w:hAnsi="Times New Roman" w:cs="Times New Roman"/>
          <w:sz w:val="24"/>
          <w:szCs w:val="24"/>
        </w:rPr>
        <w:br w:type="page"/>
      </w:r>
    </w:p>
    <w:p w14:paraId="19B2E13C" w14:textId="76C5C72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r w:rsidR="00B84E1B">
        <w:rPr>
          <w:rFonts w:ascii="Times New Roman" w:hAnsi="Times New Roman" w:cs="Times New Roman"/>
          <w:sz w:val="24"/>
          <w:szCs w:val="24"/>
        </w:rPr>
        <w:t xml:space="preserve">head </w:t>
      </w:r>
      <w:r w:rsidRPr="008E002A">
        <w:rPr>
          <w:rFonts w:ascii="Times New Roman" w:hAnsi="Times New Roman" w:cs="Times New Roman"/>
          <w:sz w:val="24"/>
          <w:szCs w:val="24"/>
        </w:rPr>
        <w:t xml:space="preserve">height rather than the flower </w:t>
      </w:r>
      <w:r w:rsidR="00B84E1B">
        <w:rPr>
          <w:rFonts w:ascii="Times New Roman" w:hAnsi="Times New Roman" w:cs="Times New Roman"/>
          <w:sz w:val="24"/>
          <w:szCs w:val="24"/>
        </w:rPr>
        <w:t xml:space="preserve">head </w:t>
      </w:r>
      <w:r w:rsidRPr="008E002A">
        <w:rPr>
          <w:rFonts w:ascii="Times New Roman" w:hAnsi="Times New Roman" w:cs="Times New Roman"/>
          <w:sz w:val="24"/>
          <w:szCs w:val="24"/>
        </w:rPr>
        <w:t xml:space="preserve">height distribution </w:t>
      </w:r>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w:t>
      </w:r>
      <w:proofErr w:type="spellStart"/>
      <w:r w:rsidR="000E1201" w:rsidRPr="008E002A">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proofErr w:type="spellStart"/>
      <w:r w:rsidR="000E1201">
        <w:rPr>
          <w:rFonts w:ascii="Times New Roman" w:hAnsi="Times New Roman" w:cs="Times New Roman"/>
          <w:i/>
          <w:iCs/>
          <w:sz w:val="24"/>
          <w:szCs w:val="24"/>
        </w:rPr>
        <w:t>acanthoides</w:t>
      </w:r>
      <w:proofErr w:type="spellEnd"/>
      <w:r w:rsidRPr="008E002A">
        <w:rPr>
          <w:rFonts w:ascii="Times New Roman" w:hAnsi="Times New Roman" w:cs="Times New Roman"/>
          <w:sz w:val="24"/>
          <w:szCs w:val="24"/>
        </w:rPr>
        <w:t>. Solid lines indicate the mean relative risk for a given distance, while the dotted line indicate a relative risk of 1. Error bands indicate a 95% bootstrap interval.</w:t>
      </w:r>
    </w:p>
    <w:p w14:paraId="0545F587" w14:textId="7EA2A004" w:rsidR="00E0434D" w:rsidRPr="00283B6D" w:rsidRDefault="00261C59" w:rsidP="00AD4B38">
      <w:pPr>
        <w:spacing w:after="120" w:line="240" w:lineRule="auto"/>
        <w:ind w:left="284" w:hanging="284"/>
        <w:jc w:val="both"/>
        <w:rPr>
          <w:rFonts w:ascii="Times New Roman" w:hAnsi="Times New Roman" w:cs="Times New Roman"/>
        </w:rPr>
      </w:pPr>
      <w:del w:id="38" w:author="Trevor D." w:date="2022-04-17T21:53:00Z">
        <w:r w:rsidDel="00AF2AAE">
          <w:rPr>
            <w:rFonts w:ascii="Times New Roman" w:hAnsi="Times New Roman" w:cs="Times New Roman"/>
            <w:noProof/>
            <w:color w:val="222222"/>
            <w:sz w:val="24"/>
            <w:szCs w:val="24"/>
            <w:shd w:val="clear" w:color="auto" w:fill="FFFFFF"/>
          </w:rPr>
          <w:drawing>
            <wp:inline distT="0" distB="0" distL="0" distR="0" wp14:anchorId="5FD2D0A0" wp14:editId="21A643F7">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del>
      <w:ins w:id="39" w:author="Trevor D." w:date="2022-04-17T21:53:00Z">
        <w:r w:rsidR="00AF2AAE">
          <w:rPr>
            <w:rFonts w:ascii="Times New Roman" w:hAnsi="Times New Roman" w:cs="Times New Roman"/>
            <w:noProof/>
          </w:rPr>
          <w:drawing>
            <wp:inline distT="0" distB="0" distL="0" distR="0" wp14:anchorId="2C1ADC6F" wp14:editId="4537A2DE">
              <wp:extent cx="5904000" cy="7200000"/>
              <wp:effectExtent l="19050" t="19050" r="20955" b="2032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4000" cy="7200000"/>
                      </a:xfrm>
                      <a:prstGeom prst="rect">
                        <a:avLst/>
                      </a:prstGeom>
                      <a:noFill/>
                      <a:ln>
                        <a:solidFill>
                          <a:schemeClr val="bg2">
                            <a:lumMod val="75000"/>
                          </a:schemeClr>
                        </a:solidFill>
                      </a:ln>
                    </pic:spPr>
                  </pic:pic>
                </a:graphicData>
              </a:graphic>
            </wp:inline>
          </w:drawing>
        </w:r>
      </w:ins>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ea, Katriona" w:date="2022-04-05T12:34:00Z" w:initials="SK">
    <w:p w14:paraId="6A5E9017" w14:textId="4A42A75B" w:rsidR="005501C7" w:rsidRDefault="005501C7">
      <w:pPr>
        <w:pStyle w:val="CommentText"/>
      </w:pPr>
      <w:r>
        <w:rPr>
          <w:rStyle w:val="CommentReference"/>
        </w:rPr>
        <w:annotationRef/>
      </w:r>
      <w:r w:rsidR="00180258">
        <w:rPr>
          <w:noProof/>
        </w:rPr>
        <w:t>Should we add something that indicates why this is important?</w:t>
      </w:r>
    </w:p>
  </w:comment>
  <w:comment w:id="1" w:author="Trevor D." w:date="2022-04-17T13:19:00Z" w:initials="TD">
    <w:p w14:paraId="252A67F1" w14:textId="4C311883" w:rsidR="006C31EA" w:rsidRDefault="006C31EA">
      <w:pPr>
        <w:pStyle w:val="CommentText"/>
      </w:pPr>
      <w:r>
        <w:rPr>
          <w:rStyle w:val="CommentReference"/>
        </w:rPr>
        <w:annotationRef/>
      </w:r>
      <w:r>
        <w:t>Worth chatting about.</w:t>
      </w:r>
    </w:p>
  </w:comment>
  <w:comment w:id="2" w:author="Trevor D." w:date="2021-06-22T14:07:00Z" w:initials="TD">
    <w:p w14:paraId="0EDA8098" w14:textId="14FEEE6B" w:rsidR="00E3504A" w:rsidRPr="00400ABB" w:rsidRDefault="00E3504A">
      <w:pPr>
        <w:pStyle w:val="CommentText"/>
      </w:pPr>
      <w:r>
        <w:rPr>
          <w:rStyle w:val="CommentReference"/>
        </w:rPr>
        <w:annotationRef/>
      </w:r>
      <w:r w:rsidR="00400ABB">
        <w:t xml:space="preserve">Katie said she was not sure if she should be on this manuscript or not, and that I might want to ask </w:t>
      </w:r>
      <w:proofErr w:type="spellStart"/>
      <w:r w:rsidR="00400ABB">
        <w:t>Eelke</w:t>
      </w:r>
      <w:proofErr w:type="spellEnd"/>
      <w:r w:rsidR="00400ABB">
        <w:t xml:space="preserve"> about the extent of his involvement in Katie’s data</w:t>
      </w:r>
      <w:r>
        <w:t xml:space="preserve">. </w:t>
      </w:r>
      <w:r w:rsidR="00400ABB">
        <w:t xml:space="preserve">I might not include Joe and RJ because their data looks like it’s only for </w:t>
      </w:r>
      <w:r w:rsidR="00400ABB">
        <w:rPr>
          <w:i/>
          <w:iCs/>
        </w:rPr>
        <w:t>C. nutans</w:t>
      </w:r>
      <w:r w:rsidR="00400ABB">
        <w:t xml:space="preserve">, and Zhang </w:t>
      </w:r>
      <w:r w:rsidR="00400ABB">
        <w:rPr>
          <w:i/>
          <w:iCs/>
        </w:rPr>
        <w:t>et al</w:t>
      </w:r>
      <w:r w:rsidR="00400ABB">
        <w:t xml:space="preserve">. (2011) show that warming had so significant effect on </w:t>
      </w:r>
      <w:r w:rsidR="00400ABB">
        <w:rPr>
          <w:i/>
          <w:iCs/>
        </w:rPr>
        <w:t>C. nutans</w:t>
      </w:r>
      <w:r w:rsidR="00400ABB">
        <w:t xml:space="preserve"> seed terminal velocity.</w:t>
      </w:r>
    </w:p>
  </w:comment>
  <w:comment w:id="3" w:author="Shea, Katriona" w:date="2022-04-05T10:17:00Z" w:initials="SK">
    <w:p w14:paraId="69654F14" w14:textId="5E192C8C" w:rsidR="00DB11A3" w:rsidRDefault="00DB11A3">
      <w:pPr>
        <w:pStyle w:val="CommentText"/>
      </w:pPr>
      <w:r>
        <w:rPr>
          <w:rStyle w:val="CommentReference"/>
        </w:rPr>
        <w:annotationRef/>
      </w:r>
      <w:r>
        <w:t xml:space="preserve">Let’s discuss this.  </w:t>
      </w:r>
      <w:proofErr w:type="gramStart"/>
      <w:r>
        <w:t>Certainly</w:t>
      </w:r>
      <w:proofErr w:type="gramEnd"/>
      <w:r>
        <w:t xml:space="preserve"> need all these people in the acks at least.</w:t>
      </w:r>
    </w:p>
  </w:comment>
  <w:comment w:id="4" w:author="Trevor D." w:date="2022-04-10T17:42:00Z" w:initials="TD">
    <w:p w14:paraId="6EAA3260" w14:textId="74BFAE87" w:rsidR="00873641" w:rsidRDefault="00873641">
      <w:pPr>
        <w:pStyle w:val="CommentText"/>
      </w:pPr>
      <w:r>
        <w:rPr>
          <w:rStyle w:val="CommentReference"/>
        </w:rPr>
        <w:annotationRef/>
      </w:r>
      <w:r>
        <w:t>Agreed.</w:t>
      </w:r>
    </w:p>
  </w:comment>
  <w:comment w:id="5" w:author="Trevor D." w:date="2021-06-28T11:39:00Z" w:initials="TD">
    <w:p w14:paraId="130D3D84" w14:textId="4F4B1250" w:rsidR="00400ABB" w:rsidRDefault="00400ABB">
      <w:pPr>
        <w:pStyle w:val="CommentText"/>
      </w:pPr>
      <w:r>
        <w:rPr>
          <w:rStyle w:val="CommentReference"/>
        </w:rPr>
        <w:annotationRef/>
      </w:r>
      <w:r>
        <w:t xml:space="preserve">I moved the applied ideas to the end since </w:t>
      </w:r>
      <w:proofErr w:type="spellStart"/>
      <w:r>
        <w:t>the</w:t>
      </w:r>
      <w:proofErr w:type="spellEnd"/>
      <w:r>
        <w:t xml:space="preserve"> seem to fit better </w:t>
      </w:r>
      <w:proofErr w:type="gramStart"/>
      <w:r>
        <w:t>there, and</w:t>
      </w:r>
      <w:proofErr w:type="gramEnd"/>
      <w:r>
        <w:t xml:space="preserve"> added a bit of text about when using the height distribution may or may not matter.</w:t>
      </w:r>
    </w:p>
  </w:comment>
  <w:comment w:id="6" w:author="Trevor D." w:date="2021-06-28T11:30:00Z" w:initials="TD">
    <w:p w14:paraId="502F8F46" w14:textId="7717249E" w:rsidR="00400ABB" w:rsidRDefault="00400ABB">
      <w:pPr>
        <w:pStyle w:val="CommentText"/>
      </w:pPr>
      <w:r>
        <w:rPr>
          <w:rStyle w:val="CommentReference"/>
        </w:rPr>
        <w:annotationRef/>
      </w:r>
      <w:r>
        <w:t>Are there any other good citations showing that the WALD model does a good job of approximating empirical dispersal patterns? If so, let me know and I can include them here.</w:t>
      </w:r>
    </w:p>
  </w:comment>
  <w:comment w:id="7" w:author="Shea, Katriona" w:date="2022-04-05T16:35:00Z" w:initials="SK">
    <w:p w14:paraId="3913D00B" w14:textId="029656CE" w:rsidR="005A0CB0" w:rsidRDefault="005A0CB0">
      <w:pPr>
        <w:pStyle w:val="CommentText"/>
      </w:pPr>
      <w:r>
        <w:rPr>
          <w:rStyle w:val="CommentReference"/>
        </w:rPr>
        <w:annotationRef/>
      </w:r>
      <w:r>
        <w:t xml:space="preserve">James Bullock or Yvonne Buckley might have some?  Perhaps do a little lit search?  </w:t>
      </w:r>
      <w:proofErr w:type="gramStart"/>
      <w:r>
        <w:t>E.g.</w:t>
      </w:r>
      <w:proofErr w:type="gramEnd"/>
      <w:r>
        <w:t xml:space="preserve"> a reverse citation search on </w:t>
      </w:r>
      <w:proofErr w:type="spellStart"/>
      <w:r>
        <w:t>Katul</w:t>
      </w:r>
      <w:proofErr w:type="spellEnd"/>
      <w:r>
        <w:t xml:space="preserve"> will </w:t>
      </w:r>
      <w:proofErr w:type="spellStart"/>
      <w:r>
        <w:t>jighlight</w:t>
      </w:r>
      <w:proofErr w:type="spellEnd"/>
      <w:r>
        <w:t xml:space="preserve"> who has cited that paper.</w:t>
      </w:r>
    </w:p>
  </w:comment>
  <w:comment w:id="8" w:author="Trevor D." w:date="2022-04-10T17:57:00Z" w:initials="TD">
    <w:p w14:paraId="55AC9569" w14:textId="1AC1586D" w:rsidR="00CA550E" w:rsidRDefault="00CA550E">
      <w:pPr>
        <w:pStyle w:val="CommentText"/>
      </w:pPr>
      <w:r>
        <w:rPr>
          <w:rStyle w:val="CommentReference"/>
        </w:rPr>
        <w:annotationRef/>
      </w:r>
      <w:r>
        <w:t>Done.</w:t>
      </w:r>
    </w:p>
  </w:comment>
  <w:comment w:id="11" w:author="Shea, Katriona [2]" w:date="2021-06-16T16:07:00Z" w:initials="SK">
    <w:p w14:paraId="34C957F8" w14:textId="7E561114" w:rsidR="002B7D6A" w:rsidRDefault="002B7D6A">
      <w:pPr>
        <w:pStyle w:val="CommentText"/>
      </w:pPr>
      <w:r>
        <w:rPr>
          <w:rStyle w:val="CommentReference"/>
        </w:rPr>
        <w:annotationRef/>
      </w:r>
      <w:r>
        <w:t>I think this section that could do with more thought about what to include and what points to make that are novel and useful.  Let’s talk through ideas when we next meet.</w:t>
      </w:r>
    </w:p>
  </w:comment>
  <w:comment w:id="12" w:author="Trevor D." w:date="2021-06-28T11:41:00Z" w:initials="TD">
    <w:p w14:paraId="1B935A00" w14:textId="6C48E78F" w:rsidR="00EC7217" w:rsidRDefault="00EC7217">
      <w:pPr>
        <w:pStyle w:val="CommentText"/>
      </w:pPr>
      <w:r>
        <w:rPr>
          <w:rStyle w:val="CommentReference"/>
        </w:rPr>
        <w:annotationRef/>
      </w:r>
      <w:r>
        <w:t>Made updates to this section. Thoughts?</w:t>
      </w:r>
    </w:p>
  </w:comment>
  <w:comment w:id="13" w:author="Shea, Katriona" w:date="2022-04-05T16:51:00Z" w:initials="SK">
    <w:p w14:paraId="2E8C4581" w14:textId="13884EC8" w:rsidR="00180258" w:rsidRDefault="00180258">
      <w:pPr>
        <w:pStyle w:val="CommentText"/>
      </w:pPr>
      <w:r>
        <w:rPr>
          <w:rStyle w:val="CommentReference"/>
        </w:rPr>
        <w:annotationRef/>
      </w:r>
      <w:r>
        <w:t>Need to cite Nathan LDD papers in the discussion</w:t>
      </w:r>
    </w:p>
  </w:comment>
  <w:comment w:id="14" w:author="Trevor D." w:date="2022-04-10T16:04:00Z" w:initials="TD">
    <w:p w14:paraId="4622785E" w14:textId="7B20510B" w:rsidR="008E0B61" w:rsidRDefault="008E0B61">
      <w:pPr>
        <w:pStyle w:val="CommentText"/>
      </w:pPr>
      <w:r>
        <w:rPr>
          <w:rStyle w:val="CommentReference"/>
        </w:rPr>
        <w:annotationRef/>
      </w:r>
      <w:r>
        <w:t>They’ve already been cited a few paragraphs down.</w:t>
      </w:r>
    </w:p>
  </w:comment>
  <w:comment w:id="15" w:author="Shea, Katriona" w:date="2022-04-05T16:45:00Z" w:initials="SK">
    <w:p w14:paraId="5E3D8C8D" w14:textId="6F3AD6DD" w:rsidR="003B2279" w:rsidRDefault="003B2279">
      <w:pPr>
        <w:pStyle w:val="CommentText"/>
      </w:pPr>
      <w:r>
        <w:rPr>
          <w:rStyle w:val="CommentReference"/>
        </w:rPr>
        <w:annotationRef/>
      </w:r>
      <w:r>
        <w:t>?  13.2 and 14.2?</w:t>
      </w:r>
    </w:p>
  </w:comment>
  <w:comment w:id="16" w:author="Trevor D." w:date="2022-04-10T17:39:00Z" w:initials="TD">
    <w:p w14:paraId="0E160015" w14:textId="6B53B85E" w:rsidR="00873641" w:rsidRDefault="00873641">
      <w:pPr>
        <w:pStyle w:val="CommentText"/>
      </w:pPr>
      <w:r>
        <w:rPr>
          <w:rStyle w:val="CommentReference"/>
        </w:rPr>
        <w:annotationRef/>
      </w:r>
      <w:r>
        <w:t>The 13.2% is the increase in mean maximum flower height, while the 14.2% is the increase in mean flower height when accounting for the entire distribution.</w:t>
      </w:r>
      <w:r w:rsidR="00086D4A">
        <w:t xml:space="preserve"> Note: these numbers are slightly different now due to updated analyses.</w:t>
      </w:r>
    </w:p>
  </w:comment>
  <w:comment w:id="17" w:author="Shea, Katriona [2]" w:date="2021-06-16T16:00:00Z" w:initials="SK">
    <w:p w14:paraId="2BB6F0C4" w14:textId="7FD077B3" w:rsidR="000D3E67" w:rsidRDefault="000D3E67">
      <w:pPr>
        <w:pStyle w:val="CommentText"/>
      </w:pPr>
      <w:r>
        <w:rPr>
          <w:rStyle w:val="CommentReference"/>
        </w:rPr>
        <w:annotationRef/>
      </w:r>
      <w:r>
        <w:t>Can we quantify this?</w:t>
      </w:r>
    </w:p>
  </w:comment>
  <w:comment w:id="18" w:author="Trevor D." w:date="2021-06-26T12:38:00Z" w:initials="TD">
    <w:p w14:paraId="50E1358C" w14:textId="2F4E1932" w:rsidR="00446B6E" w:rsidRDefault="00446B6E">
      <w:pPr>
        <w:pStyle w:val="CommentText"/>
      </w:pPr>
      <w:r>
        <w:rPr>
          <w:rStyle w:val="CommentReference"/>
        </w:rPr>
        <w:annotationRef/>
      </w:r>
      <w:r>
        <w:t>Fixed this with an example.</w:t>
      </w:r>
    </w:p>
  </w:comment>
  <w:comment w:id="19" w:author="Shea, Katriona [2]" w:date="2021-06-16T16:05:00Z" w:initials="SK">
    <w:p w14:paraId="78B0E6DB" w14:textId="50A28696" w:rsidR="002B7D6A" w:rsidRDefault="002B7D6A">
      <w:pPr>
        <w:pStyle w:val="CommentText"/>
      </w:pPr>
      <w:r>
        <w:rPr>
          <w:rStyle w:val="CommentReference"/>
        </w:rPr>
        <w:annotationRef/>
      </w:r>
      <w:r>
        <w:t>You are underselling this point.  Let’s chat</w:t>
      </w:r>
    </w:p>
  </w:comment>
  <w:comment w:id="20" w:author="Trevor D." w:date="2021-06-28T09:48:00Z" w:initials="TD">
    <w:p w14:paraId="26CE0046" w14:textId="669ED7C0" w:rsidR="00141D7B" w:rsidRDefault="00141D7B">
      <w:pPr>
        <w:pStyle w:val="CommentText"/>
      </w:pPr>
      <w:r>
        <w:rPr>
          <w:rStyle w:val="CommentReference"/>
        </w:rPr>
        <w:annotationRef/>
      </w:r>
      <w:r>
        <w:t>Added more in this paragraph to address this</w:t>
      </w:r>
      <w:r w:rsidR="00AE488E">
        <w:t xml:space="preserve"> and the implication of this in models of population spread.</w:t>
      </w:r>
    </w:p>
  </w:comment>
  <w:comment w:id="21" w:author="Shea, Katriona [2]" w:date="2021-06-16T15:22:00Z" w:initials="SK">
    <w:p w14:paraId="383C860F" w14:textId="77777777" w:rsidR="005063C4" w:rsidRDefault="005063C4" w:rsidP="005063C4">
      <w:pPr>
        <w:pStyle w:val="CommentText"/>
      </w:pPr>
      <w:r>
        <w:rPr>
          <w:rStyle w:val="CommentReference"/>
        </w:rPr>
        <w:annotationRef/>
      </w:r>
      <w:r>
        <w:t>If we decide to go to a less applied journal, this can easily be reworded to be more focused on basic ecology</w:t>
      </w:r>
    </w:p>
    <w:p w14:paraId="04EFD12F" w14:textId="77777777" w:rsidR="005063C4" w:rsidRDefault="005063C4" w:rsidP="005063C4">
      <w:pPr>
        <w:pStyle w:val="CommentText"/>
      </w:pPr>
    </w:p>
    <w:p w14:paraId="7F38A27B" w14:textId="77777777" w:rsidR="005063C4" w:rsidRDefault="005063C4" w:rsidP="005063C4">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3ABE418B" w14:textId="77777777" w:rsidR="005063C4" w:rsidRDefault="005063C4" w:rsidP="005063C4">
      <w:pPr>
        <w:pStyle w:val="CommentText"/>
      </w:pPr>
    </w:p>
    <w:p w14:paraId="2FE54AE3" w14:textId="77777777" w:rsidR="005063C4" w:rsidRDefault="005063C4" w:rsidP="005063C4">
      <w:pPr>
        <w:pStyle w:val="CommentText"/>
      </w:pPr>
      <w:r>
        <w:t>Spread through a homo landscape ok, through a hetero landscape may depend on scale of patchiness</w:t>
      </w:r>
    </w:p>
    <w:p w14:paraId="0A76B4B2" w14:textId="77777777" w:rsidR="005063C4" w:rsidRDefault="005063C4" w:rsidP="005063C4">
      <w:pPr>
        <w:pStyle w:val="CommentText"/>
      </w:pPr>
    </w:p>
    <w:p w14:paraId="06FEB60F" w14:textId="77777777" w:rsidR="005063C4" w:rsidRDefault="005063C4" w:rsidP="005063C4">
      <w:pPr>
        <w:pStyle w:val="CommentText"/>
      </w:pPr>
      <w:r>
        <w:t>Olav’s point on Wald model and LDD.</w:t>
      </w:r>
    </w:p>
  </w:comment>
  <w:comment w:id="22" w:author="Trevor D." w:date="2021-06-26T11:46:00Z" w:initials="TD">
    <w:p w14:paraId="749B030F" w14:textId="77777777" w:rsidR="005063C4" w:rsidRDefault="005063C4" w:rsidP="005063C4">
      <w:pPr>
        <w:pStyle w:val="CommentText"/>
      </w:pPr>
      <w:r>
        <w:rPr>
          <w:rStyle w:val="CommentReference"/>
        </w:rPr>
        <w:annotationRef/>
      </w:r>
      <w:r>
        <w:t>Cut the applied stuff from the intro and moved it to the end.</w:t>
      </w:r>
    </w:p>
  </w:comment>
  <w:comment w:id="23" w:author="Trevor D." w:date="2021-06-28T09:48:00Z" w:initials="TD">
    <w:p w14:paraId="75D84360" w14:textId="58C0ED91" w:rsidR="00141D7B" w:rsidRDefault="00141D7B">
      <w:pPr>
        <w:pStyle w:val="CommentText"/>
      </w:pPr>
      <w:r>
        <w:rPr>
          <w:rStyle w:val="CommentReference"/>
        </w:rPr>
        <w:annotationRef/>
      </w:r>
      <w:r>
        <w:t>For Olav’s point, see the above paragraph.</w:t>
      </w:r>
    </w:p>
  </w:comment>
  <w:comment w:id="24" w:author="Trevor D." w:date="2021-06-28T10:15:00Z" w:initials="TD">
    <w:p w14:paraId="7877A974" w14:textId="55C67903" w:rsidR="00DA40C5" w:rsidRDefault="00DA40C5">
      <w:pPr>
        <w:pStyle w:val="CommentText"/>
      </w:pPr>
      <w:r>
        <w:rPr>
          <w:rStyle w:val="CommentReference"/>
        </w:rPr>
        <w:annotationRef/>
      </w:r>
      <w:r>
        <w:t>Regarding when the height distribution may or may not matter, see the introduction.</w:t>
      </w:r>
    </w:p>
  </w:comment>
  <w:comment w:id="25"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26"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27"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 w:id="28" w:author="Shea, Katriona" w:date="2022-04-05T10:58:00Z" w:initials="SK">
    <w:p w14:paraId="62357255" w14:textId="6BD02E15" w:rsidR="000E7355" w:rsidRDefault="000E7355">
      <w:pPr>
        <w:pStyle w:val="CommentText"/>
      </w:pPr>
      <w:r>
        <w:rPr>
          <w:rStyle w:val="CommentReference"/>
        </w:rPr>
        <w:annotationRef/>
      </w:r>
      <w:r>
        <w:t>There is space to spell these out fully, so perhaps best to be completely clear?</w:t>
      </w:r>
    </w:p>
  </w:comment>
  <w:comment w:id="29" w:author="Trevor D." w:date="2022-04-17T16:45:00Z" w:initials="TD">
    <w:p w14:paraId="7AB3F623" w14:textId="4BE1B1DC" w:rsidR="002719D3" w:rsidRDefault="002719D3">
      <w:pPr>
        <w:pStyle w:val="CommentText"/>
      </w:pPr>
      <w:r>
        <w:rPr>
          <w:rStyle w:val="CommentReference"/>
        </w:rPr>
        <w:annotationRef/>
      </w:r>
      <w:r>
        <w:t>Updated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5E9017" w15:done="0"/>
  <w15:commentEx w15:paraId="252A67F1" w15:paraIdParent="6A5E9017" w15:done="0"/>
  <w15:commentEx w15:paraId="0EDA8098" w15:done="0"/>
  <w15:commentEx w15:paraId="69654F14" w15:paraIdParent="0EDA8098" w15:done="0"/>
  <w15:commentEx w15:paraId="6EAA3260" w15:paraIdParent="0EDA8098" w15:done="0"/>
  <w15:commentEx w15:paraId="130D3D84" w15:done="0"/>
  <w15:commentEx w15:paraId="502F8F46" w15:done="0"/>
  <w15:commentEx w15:paraId="3913D00B" w15:paraIdParent="502F8F46" w15:done="0"/>
  <w15:commentEx w15:paraId="55AC9569" w15:paraIdParent="502F8F46" w15:done="0"/>
  <w15:commentEx w15:paraId="34C957F8" w15:done="0"/>
  <w15:commentEx w15:paraId="1B935A00" w15:paraIdParent="34C957F8" w15:done="0"/>
  <w15:commentEx w15:paraId="2E8C4581" w15:done="0"/>
  <w15:commentEx w15:paraId="4622785E" w15:paraIdParent="2E8C4581" w15:done="0"/>
  <w15:commentEx w15:paraId="5E3D8C8D" w15:done="0"/>
  <w15:commentEx w15:paraId="0E160015" w15:paraIdParent="5E3D8C8D" w15:done="0"/>
  <w15:commentEx w15:paraId="2BB6F0C4" w15:done="1"/>
  <w15:commentEx w15:paraId="50E1358C" w15:paraIdParent="2BB6F0C4" w15:done="1"/>
  <w15:commentEx w15:paraId="78B0E6DB" w15:done="0"/>
  <w15:commentEx w15:paraId="26CE0046" w15:paraIdParent="78B0E6DB" w15:done="0"/>
  <w15:commentEx w15:paraId="06FEB60F" w15:done="0"/>
  <w15:commentEx w15:paraId="749B030F" w15:paraIdParent="06FEB60F" w15:done="0"/>
  <w15:commentEx w15:paraId="75D84360" w15:paraIdParent="06FEB60F" w15:done="0"/>
  <w15:commentEx w15:paraId="7877A974" w15:paraIdParent="06FEB60F" w15:done="0"/>
  <w15:commentEx w15:paraId="23E5BE72" w15:done="0"/>
  <w15:commentEx w15:paraId="667F1CEC" w15:done="0"/>
  <w15:commentEx w15:paraId="5A103F70" w15:done="0"/>
  <w15:commentEx w15:paraId="62357255" w15:done="0"/>
  <w15:commentEx w15:paraId="7AB3F623" w15:paraIdParent="623572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B5B9" w16cex:dateUtc="2022-04-05T16:34:00Z"/>
  <w16cex:commentExtensible w16cex:durableId="2606926E" w16cex:dateUtc="2022-04-17T17:19:00Z"/>
  <w16cex:commentExtensible w16cex:durableId="247C6D1D" w16cex:dateUtc="2021-06-22T18:07:00Z"/>
  <w16cex:commentExtensible w16cex:durableId="25F695C7" w16cex:dateUtc="2022-04-05T14:17:00Z"/>
  <w16cex:commentExtensible w16cex:durableId="25FD958D" w16cex:dateUtc="2022-04-10T21:42:00Z"/>
  <w16cex:commentExtensible w16cex:durableId="24843383" w16cex:dateUtc="2021-06-28T15:39:00Z"/>
  <w16cex:commentExtensible w16cex:durableId="2484314F" w16cex:dateUtc="2021-06-28T15:30:00Z"/>
  <w16cex:commentExtensible w16cex:durableId="25F6EE4C" w16cex:dateUtc="2022-04-05T20:35:00Z"/>
  <w16cex:commentExtensible w16cex:durableId="25FD9901" w16cex:dateUtc="2022-04-10T21:57:00Z"/>
  <w16cex:commentExtensible w16cex:durableId="2474A045" w16cex:dateUtc="2021-06-16T20:07:00Z"/>
  <w16cex:commentExtensible w16cex:durableId="248433E1" w16cex:dateUtc="2021-06-28T15:41:00Z"/>
  <w16cex:commentExtensible w16cex:durableId="25F6F225" w16cex:dateUtc="2022-04-05T20:51:00Z"/>
  <w16cex:commentExtensible w16cex:durableId="25FD7E92" w16cex:dateUtc="2022-04-10T20:04:00Z"/>
  <w16cex:commentExtensible w16cex:durableId="25F6F096" w16cex:dateUtc="2022-04-05T20:45:00Z"/>
  <w16cex:commentExtensible w16cex:durableId="25FD94BF" w16cex:dateUtc="2022-04-10T21:39:00Z"/>
  <w16cex:commentExtensible w16cex:durableId="24749E92" w16cex:dateUtc="2021-06-16T20:00:00Z"/>
  <w16cex:commentExtensible w16cex:durableId="24819E54" w16cex:dateUtc="2021-06-26T16:38:00Z"/>
  <w16cex:commentExtensible w16cex:durableId="24749FDD" w16cex:dateUtc="2021-06-16T20:05:00Z"/>
  <w16cex:commentExtensible w16cex:durableId="24841951" w16cex:dateUtc="2021-06-28T13:48:00Z"/>
  <w16cex:commentExtensible w16cex:durableId="248195A6" w16cex:dateUtc="2021-06-16T19:22:00Z"/>
  <w16cex:commentExtensible w16cex:durableId="248195A5" w16cex:dateUtc="2021-06-26T15:46:00Z"/>
  <w16cex:commentExtensible w16cex:durableId="24841960" w16cex:dateUtc="2021-06-28T13:48:00Z"/>
  <w16cex:commentExtensible w16cex:durableId="24841FA7" w16cex:dateUtc="2021-06-28T14:15:00Z"/>
  <w16cex:commentExtensible w16cex:durableId="23E9EF26" w16cex:dateUtc="2021-03-03T16:19:00Z"/>
  <w16cex:commentExtensible w16cex:durableId="23E9D6D8" w16cex:dateUtc="2021-03-03T14:35:00Z"/>
  <w16cex:commentExtensible w16cex:durableId="23E9D712" w16cex:dateUtc="2021-03-03T14:36:00Z"/>
  <w16cex:commentExtensible w16cex:durableId="25F69F71" w16cex:dateUtc="2022-04-05T14:58:00Z"/>
  <w16cex:commentExtensible w16cex:durableId="2606C28C" w16cex:dateUtc="2022-04-17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5E9017" w16cid:durableId="25F6B5B9"/>
  <w16cid:commentId w16cid:paraId="252A67F1" w16cid:durableId="2606926E"/>
  <w16cid:commentId w16cid:paraId="0EDA8098" w16cid:durableId="247C6D1D"/>
  <w16cid:commentId w16cid:paraId="69654F14" w16cid:durableId="25F695C7"/>
  <w16cid:commentId w16cid:paraId="6EAA3260" w16cid:durableId="25FD958D"/>
  <w16cid:commentId w16cid:paraId="130D3D84" w16cid:durableId="24843383"/>
  <w16cid:commentId w16cid:paraId="502F8F46" w16cid:durableId="2484314F"/>
  <w16cid:commentId w16cid:paraId="3913D00B" w16cid:durableId="25F6EE4C"/>
  <w16cid:commentId w16cid:paraId="55AC9569" w16cid:durableId="25FD9901"/>
  <w16cid:commentId w16cid:paraId="34C957F8" w16cid:durableId="2474A045"/>
  <w16cid:commentId w16cid:paraId="1B935A00" w16cid:durableId="248433E1"/>
  <w16cid:commentId w16cid:paraId="2E8C4581" w16cid:durableId="25F6F225"/>
  <w16cid:commentId w16cid:paraId="4622785E" w16cid:durableId="25FD7E92"/>
  <w16cid:commentId w16cid:paraId="5E3D8C8D" w16cid:durableId="25F6F096"/>
  <w16cid:commentId w16cid:paraId="0E160015" w16cid:durableId="25FD94BF"/>
  <w16cid:commentId w16cid:paraId="2BB6F0C4" w16cid:durableId="24749E92"/>
  <w16cid:commentId w16cid:paraId="50E1358C" w16cid:durableId="24819E54"/>
  <w16cid:commentId w16cid:paraId="78B0E6DB" w16cid:durableId="24749FDD"/>
  <w16cid:commentId w16cid:paraId="26CE0046" w16cid:durableId="24841951"/>
  <w16cid:commentId w16cid:paraId="06FEB60F" w16cid:durableId="248195A6"/>
  <w16cid:commentId w16cid:paraId="749B030F" w16cid:durableId="248195A5"/>
  <w16cid:commentId w16cid:paraId="75D84360" w16cid:durableId="24841960"/>
  <w16cid:commentId w16cid:paraId="7877A974" w16cid:durableId="24841FA7"/>
  <w16cid:commentId w16cid:paraId="23E5BE72" w16cid:durableId="23E9EF26"/>
  <w16cid:commentId w16cid:paraId="667F1CEC" w16cid:durableId="23E9D6D8"/>
  <w16cid:commentId w16cid:paraId="5A103F70" w16cid:durableId="23E9D712"/>
  <w16cid:commentId w16cid:paraId="62357255" w16cid:durableId="25F69F71"/>
  <w16cid:commentId w16cid:paraId="7AB3F623" w16cid:durableId="2606C2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ea, Katriona">
    <w15:presenceInfo w15:providerId="AD" w15:userId="S::kus3@psu.edu::4f61b47b-7e2f-4101-890b-e3a900e20289"/>
  </w15:person>
  <w15:person w15:author="Trevor D.">
    <w15:presenceInfo w15:providerId="Windows Live" w15:userId="e4666eeaa5b7951d"/>
  </w15:person>
  <w15:person w15:author="Shea, Katriona [2]">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22A45"/>
    <w:rsid w:val="0002486D"/>
    <w:rsid w:val="00027AEC"/>
    <w:rsid w:val="000346BF"/>
    <w:rsid w:val="000408C4"/>
    <w:rsid w:val="00045C36"/>
    <w:rsid w:val="00072C24"/>
    <w:rsid w:val="00086D4A"/>
    <w:rsid w:val="000A7A23"/>
    <w:rsid w:val="000B36CD"/>
    <w:rsid w:val="000B7A37"/>
    <w:rsid w:val="000D3E67"/>
    <w:rsid w:val="000D3F61"/>
    <w:rsid w:val="000E1201"/>
    <w:rsid w:val="000E1B0D"/>
    <w:rsid w:val="000E7355"/>
    <w:rsid w:val="000F1C72"/>
    <w:rsid w:val="00106686"/>
    <w:rsid w:val="00141D7B"/>
    <w:rsid w:val="00153231"/>
    <w:rsid w:val="00157D62"/>
    <w:rsid w:val="00172CE3"/>
    <w:rsid w:val="00180258"/>
    <w:rsid w:val="001849D0"/>
    <w:rsid w:val="00185693"/>
    <w:rsid w:val="00191C84"/>
    <w:rsid w:val="00197361"/>
    <w:rsid w:val="00197C3B"/>
    <w:rsid w:val="001C6656"/>
    <w:rsid w:val="001D4759"/>
    <w:rsid w:val="001D79AA"/>
    <w:rsid w:val="001E0B08"/>
    <w:rsid w:val="001F2DDB"/>
    <w:rsid w:val="00200356"/>
    <w:rsid w:val="00226FD9"/>
    <w:rsid w:val="00252DFF"/>
    <w:rsid w:val="00261C59"/>
    <w:rsid w:val="002719D3"/>
    <w:rsid w:val="00283B6D"/>
    <w:rsid w:val="00291A3E"/>
    <w:rsid w:val="00296E41"/>
    <w:rsid w:val="002A0EE4"/>
    <w:rsid w:val="002B1E79"/>
    <w:rsid w:val="002B7D6A"/>
    <w:rsid w:val="002E3EF6"/>
    <w:rsid w:val="002F02BB"/>
    <w:rsid w:val="00315018"/>
    <w:rsid w:val="003907FB"/>
    <w:rsid w:val="003966F1"/>
    <w:rsid w:val="003B2279"/>
    <w:rsid w:val="003B4BF2"/>
    <w:rsid w:val="003C0516"/>
    <w:rsid w:val="003E4837"/>
    <w:rsid w:val="00400ABB"/>
    <w:rsid w:val="00404575"/>
    <w:rsid w:val="004416D8"/>
    <w:rsid w:val="004427CC"/>
    <w:rsid w:val="00443F55"/>
    <w:rsid w:val="00446B6E"/>
    <w:rsid w:val="0045028B"/>
    <w:rsid w:val="004A460C"/>
    <w:rsid w:val="004B3578"/>
    <w:rsid w:val="004C4ABD"/>
    <w:rsid w:val="004D23FD"/>
    <w:rsid w:val="004F365A"/>
    <w:rsid w:val="00503EF7"/>
    <w:rsid w:val="005063C4"/>
    <w:rsid w:val="00513BEA"/>
    <w:rsid w:val="00523947"/>
    <w:rsid w:val="005501C7"/>
    <w:rsid w:val="005648FE"/>
    <w:rsid w:val="00565D92"/>
    <w:rsid w:val="00580905"/>
    <w:rsid w:val="005A0CB0"/>
    <w:rsid w:val="005A5820"/>
    <w:rsid w:val="005B513D"/>
    <w:rsid w:val="005F0A88"/>
    <w:rsid w:val="00640AC6"/>
    <w:rsid w:val="00647A65"/>
    <w:rsid w:val="00654B67"/>
    <w:rsid w:val="00667036"/>
    <w:rsid w:val="00683396"/>
    <w:rsid w:val="006A3375"/>
    <w:rsid w:val="006C31EA"/>
    <w:rsid w:val="006F74CC"/>
    <w:rsid w:val="00733D3C"/>
    <w:rsid w:val="0077475A"/>
    <w:rsid w:val="007849F5"/>
    <w:rsid w:val="007866A9"/>
    <w:rsid w:val="0079407A"/>
    <w:rsid w:val="007A1655"/>
    <w:rsid w:val="007B3174"/>
    <w:rsid w:val="007C60E0"/>
    <w:rsid w:val="007D05B0"/>
    <w:rsid w:val="007F32D0"/>
    <w:rsid w:val="00805A06"/>
    <w:rsid w:val="008264D8"/>
    <w:rsid w:val="00850E13"/>
    <w:rsid w:val="00873641"/>
    <w:rsid w:val="0087684A"/>
    <w:rsid w:val="008829AA"/>
    <w:rsid w:val="00896732"/>
    <w:rsid w:val="008A6BDD"/>
    <w:rsid w:val="008B6F2E"/>
    <w:rsid w:val="008C0679"/>
    <w:rsid w:val="008C1950"/>
    <w:rsid w:val="008E002A"/>
    <w:rsid w:val="008E0B61"/>
    <w:rsid w:val="008E6D26"/>
    <w:rsid w:val="0093003B"/>
    <w:rsid w:val="00933C87"/>
    <w:rsid w:val="009422F5"/>
    <w:rsid w:val="00962293"/>
    <w:rsid w:val="00967111"/>
    <w:rsid w:val="009720C0"/>
    <w:rsid w:val="00973EC8"/>
    <w:rsid w:val="0098347C"/>
    <w:rsid w:val="00992F09"/>
    <w:rsid w:val="00997DC9"/>
    <w:rsid w:val="009B7AD2"/>
    <w:rsid w:val="009B7B38"/>
    <w:rsid w:val="009C1075"/>
    <w:rsid w:val="009C241A"/>
    <w:rsid w:val="009D5EAB"/>
    <w:rsid w:val="009D629F"/>
    <w:rsid w:val="009F7068"/>
    <w:rsid w:val="00A514F6"/>
    <w:rsid w:val="00A56466"/>
    <w:rsid w:val="00A83694"/>
    <w:rsid w:val="00AA52CE"/>
    <w:rsid w:val="00AC3541"/>
    <w:rsid w:val="00AC495E"/>
    <w:rsid w:val="00AD4B38"/>
    <w:rsid w:val="00AE488E"/>
    <w:rsid w:val="00AE52D7"/>
    <w:rsid w:val="00AF1DA7"/>
    <w:rsid w:val="00AF2AAE"/>
    <w:rsid w:val="00B0072C"/>
    <w:rsid w:val="00B24269"/>
    <w:rsid w:val="00B61374"/>
    <w:rsid w:val="00B756C0"/>
    <w:rsid w:val="00B76609"/>
    <w:rsid w:val="00B84E1B"/>
    <w:rsid w:val="00B93063"/>
    <w:rsid w:val="00BC21CF"/>
    <w:rsid w:val="00BD60FD"/>
    <w:rsid w:val="00C16ECB"/>
    <w:rsid w:val="00C4181E"/>
    <w:rsid w:val="00C54657"/>
    <w:rsid w:val="00C60570"/>
    <w:rsid w:val="00C66E73"/>
    <w:rsid w:val="00C7472F"/>
    <w:rsid w:val="00C96B7C"/>
    <w:rsid w:val="00CA550E"/>
    <w:rsid w:val="00CA5F8F"/>
    <w:rsid w:val="00CA7F47"/>
    <w:rsid w:val="00CC71D5"/>
    <w:rsid w:val="00CE69A7"/>
    <w:rsid w:val="00D15EC3"/>
    <w:rsid w:val="00D34765"/>
    <w:rsid w:val="00D55391"/>
    <w:rsid w:val="00D61DE6"/>
    <w:rsid w:val="00D71FE3"/>
    <w:rsid w:val="00D86DAE"/>
    <w:rsid w:val="00DA40C5"/>
    <w:rsid w:val="00DA4B69"/>
    <w:rsid w:val="00DB02AF"/>
    <w:rsid w:val="00DB11A3"/>
    <w:rsid w:val="00DB3FB9"/>
    <w:rsid w:val="00DB6A26"/>
    <w:rsid w:val="00DD4B45"/>
    <w:rsid w:val="00E0434D"/>
    <w:rsid w:val="00E076B0"/>
    <w:rsid w:val="00E17A4D"/>
    <w:rsid w:val="00E3367D"/>
    <w:rsid w:val="00E3504A"/>
    <w:rsid w:val="00E45958"/>
    <w:rsid w:val="00E85393"/>
    <w:rsid w:val="00EB2227"/>
    <w:rsid w:val="00EB2D11"/>
    <w:rsid w:val="00EC4A65"/>
    <w:rsid w:val="00EC7217"/>
    <w:rsid w:val="00EE7260"/>
    <w:rsid w:val="00F03A74"/>
    <w:rsid w:val="00F4537A"/>
    <w:rsid w:val="00F56FEE"/>
    <w:rsid w:val="00F8587F"/>
    <w:rsid w:val="00F92239"/>
    <w:rsid w:val="00FB7489"/>
    <w:rsid w:val="00FC401B"/>
    <w:rsid w:val="00FE5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 w:type="paragraph" w:styleId="Revision">
    <w:name w:val="Revision"/>
    <w:hidden/>
    <w:uiPriority w:val="99"/>
    <w:semiHidden/>
    <w:rsid w:val="00DB11A3"/>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tiff"/><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tiff"/><Relationship Id="rId5" Type="http://schemas.openxmlformats.org/officeDocument/2006/relationships/comments" Target="comment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8611</TotalTime>
  <Pages>19</Pages>
  <Words>6606</Words>
  <Characters>37658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93</cp:revision>
  <dcterms:created xsi:type="dcterms:W3CDTF">2021-06-22T17:57:00Z</dcterms:created>
  <dcterms:modified xsi:type="dcterms:W3CDTF">2022-04-18T01:57:00Z</dcterms:modified>
</cp:coreProperties>
</file>